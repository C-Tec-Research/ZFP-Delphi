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EEF5AD" w14:textId="77777777" w:rsidR="00C85720" w:rsidRPr="0017358A" w:rsidRDefault="00C85720" w:rsidP="00C85720">
      <w:pPr>
        <w:pStyle w:val="HeadingA1"/>
      </w:pPr>
      <w:r w:rsidRPr="0017358A">
        <w:t xml:space="preserve">ZFP </w:t>
      </w:r>
      <w:r w:rsidR="00647E74" w:rsidRPr="0017358A">
        <w:t>Overview</w:t>
      </w:r>
    </w:p>
    <w:p w14:paraId="6E53DA91" w14:textId="77777777" w:rsidR="00993B0C" w:rsidRPr="0017358A" w:rsidRDefault="00C85720" w:rsidP="00C85720">
      <w:pPr>
        <w:pStyle w:val="BodyText1"/>
      </w:pPr>
      <w:r w:rsidRPr="0017358A">
        <w:t xml:space="preserve">ZFP is a range of EN 54-2/4 fire alarm control panels that can be </w:t>
      </w:r>
      <w:r w:rsidR="00993B0C" w:rsidRPr="0017358A">
        <w:t>configured with two, four</w:t>
      </w:r>
      <w:r w:rsidR="00EE4BE3" w:rsidRPr="0017358A">
        <w:t>,</w:t>
      </w:r>
      <w:r w:rsidR="00993B0C" w:rsidRPr="0017358A">
        <w:t xml:space="preserve"> six or eight </w:t>
      </w:r>
      <w:r w:rsidR="00EE4BE3" w:rsidRPr="0017358A">
        <w:t xml:space="preserve">Apollo XP95 </w:t>
      </w:r>
      <w:r w:rsidR="00B35B58">
        <w:t>/</w:t>
      </w:r>
      <w:r w:rsidR="00EE4BE3" w:rsidRPr="0017358A">
        <w:t xml:space="preserve"> Discovery addressable loops.</w:t>
      </w:r>
    </w:p>
    <w:p w14:paraId="21F4DC05" w14:textId="77777777" w:rsidR="00C85720" w:rsidRPr="0017358A" w:rsidRDefault="00B22CAD" w:rsidP="00C85720">
      <w:pPr>
        <w:pStyle w:val="BodyText1"/>
      </w:pPr>
      <w:r>
        <w:t>Adding a network PCB</w:t>
      </w:r>
      <w:r w:rsidR="00EE4BE3" w:rsidRPr="0017358A">
        <w:t xml:space="preserve"> allows each</w:t>
      </w:r>
      <w:r w:rsidR="00FA7569" w:rsidRPr="0017358A">
        <w:t xml:space="preserve"> control panel </w:t>
      </w:r>
      <w:r w:rsidR="00EE4BE3" w:rsidRPr="0017358A">
        <w:t>to</w:t>
      </w:r>
      <w:r w:rsidR="00FA7569" w:rsidRPr="0017358A">
        <w:t xml:space="preserve"> be a network</w:t>
      </w:r>
      <w:r w:rsidR="00EE4BE3" w:rsidRPr="0017358A">
        <w:t xml:space="preserve"> node</w:t>
      </w:r>
      <w:r w:rsidR="00FA7569" w:rsidRPr="0017358A">
        <w:t>.</w:t>
      </w:r>
      <w:r w:rsidR="00C85720" w:rsidRPr="0017358A">
        <w:t xml:space="preserve"> </w:t>
      </w:r>
    </w:p>
    <w:p w14:paraId="49A982A8" w14:textId="77777777" w:rsidR="00647E74" w:rsidRPr="0017358A" w:rsidRDefault="00647E74" w:rsidP="00C85720">
      <w:pPr>
        <w:pStyle w:val="BodyText1"/>
      </w:pPr>
      <w:r w:rsidRPr="0017358A">
        <w:t xml:space="preserve">Up to 128 nodes </w:t>
      </w:r>
      <w:r w:rsidR="00C85720" w:rsidRPr="0017358A">
        <w:t xml:space="preserve">can be connected in a </w:t>
      </w:r>
      <w:r w:rsidRPr="0017358A">
        <w:t xml:space="preserve">ring on a </w:t>
      </w:r>
      <w:r w:rsidR="00C85720" w:rsidRPr="0017358A">
        <w:t xml:space="preserve">high-integrity bi-directional </w:t>
      </w:r>
      <w:r w:rsidRPr="0017358A">
        <w:t xml:space="preserve">RS485 </w:t>
      </w:r>
      <w:r w:rsidR="00C85720" w:rsidRPr="0017358A">
        <w:t>network (Hi-Net)</w:t>
      </w:r>
      <w:r w:rsidRPr="0017358A">
        <w:t xml:space="preserve"> </w:t>
      </w:r>
      <w:r w:rsidR="00C85720" w:rsidRPr="0017358A">
        <w:t xml:space="preserve">with up to 64 </w:t>
      </w:r>
      <w:r w:rsidRPr="0017358A">
        <w:t xml:space="preserve">control panels and up to 64 other network devices such as </w:t>
      </w:r>
      <w:r w:rsidRPr="00D232F4">
        <w:rPr>
          <w:highlight w:val="yellow"/>
        </w:rPr>
        <w:t>compact controllers, repeaters and A-Bus controllers</w:t>
      </w:r>
      <w:r w:rsidRPr="0017358A">
        <w:t>.</w:t>
      </w:r>
    </w:p>
    <w:p w14:paraId="070654E1" w14:textId="77777777" w:rsidR="00C85720" w:rsidRDefault="00143E6E" w:rsidP="00C85720">
      <w:pPr>
        <w:pStyle w:val="BodyText1"/>
      </w:pPr>
      <w:r>
        <w:t>(</w:t>
      </w:r>
      <w:r w:rsidR="00647E74" w:rsidRPr="0017358A">
        <w:t>For legacy projects, up to 8 nodes can be connected in a “daisy-chain” on</w:t>
      </w:r>
      <w:r w:rsidR="00C85720" w:rsidRPr="0017358A">
        <w:t xml:space="preserve"> a s</w:t>
      </w:r>
      <w:r w:rsidR="00647E74" w:rsidRPr="0017358A">
        <w:t>inge path network (S-Net)</w:t>
      </w:r>
      <w:r>
        <w:t>)</w:t>
      </w:r>
      <w:r w:rsidR="00C85720" w:rsidRPr="0017358A">
        <w:t>.</w:t>
      </w:r>
    </w:p>
    <w:p w14:paraId="18F2FA28" w14:textId="77777777" w:rsidR="00B22CAD" w:rsidRDefault="00143E6E" w:rsidP="00C85720">
      <w:pPr>
        <w:pStyle w:val="BodyText1"/>
      </w:pPr>
      <w:r>
        <w:t xml:space="preserve">A ZFP panel can control to up to </w:t>
      </w:r>
      <w:r w:rsidR="004947C3">
        <w:t>1024 (</w:t>
      </w:r>
      <w:r w:rsidR="00B35B58" w:rsidRPr="00C573DC">
        <w:rPr>
          <w:highlight w:val="yellow"/>
        </w:rPr>
        <w:t>512</w:t>
      </w:r>
      <w:r w:rsidR="004947C3" w:rsidRPr="00C573DC">
        <w:rPr>
          <w:highlight w:val="yellow"/>
        </w:rPr>
        <w:t>?)</w:t>
      </w:r>
      <w:r w:rsidR="002A083B">
        <w:t xml:space="preserve"> </w:t>
      </w:r>
      <w:r>
        <w:t>fire alarm devices or manual call points and so a network of</w:t>
      </w:r>
      <w:r w:rsidR="00B22CAD">
        <w:t xml:space="preserve"> panels can have up </w:t>
      </w:r>
      <w:r>
        <w:t xml:space="preserve">to </w:t>
      </w:r>
      <w:r w:rsidR="004947C3">
        <w:t>65536 (</w:t>
      </w:r>
      <w:r w:rsidRPr="00C573DC">
        <w:rPr>
          <w:highlight w:val="yellow"/>
        </w:rPr>
        <w:t>32704</w:t>
      </w:r>
      <w:r w:rsidR="00B35B58" w:rsidRPr="00C573DC">
        <w:rPr>
          <w:highlight w:val="yellow"/>
        </w:rPr>
        <w:t>?</w:t>
      </w:r>
      <w:r w:rsidR="002A083B" w:rsidRPr="00C573DC">
        <w:rPr>
          <w:highlight w:val="yellow"/>
        </w:rPr>
        <w:t>)</w:t>
      </w:r>
      <w:r w:rsidR="002A083B">
        <w:t xml:space="preserve"> </w:t>
      </w:r>
      <w:r>
        <w:t xml:space="preserve">fire detectors or manual call points. Each panel can also have up to </w:t>
      </w:r>
      <w:r w:rsidR="00B22CAD">
        <w:t xml:space="preserve">200 detection </w:t>
      </w:r>
      <w:r>
        <w:t>zones</w:t>
      </w:r>
      <w:r w:rsidR="00B22CAD">
        <w:t xml:space="preserve"> and so it is possible to have a system with </w:t>
      </w:r>
      <w:r>
        <w:t>up to 12800 detection zones</w:t>
      </w:r>
      <w:r w:rsidR="00B22CAD">
        <w:t>.</w:t>
      </w:r>
    </w:p>
    <w:p w14:paraId="3C738FC5" w14:textId="77777777" w:rsidR="002A083B" w:rsidRPr="0017358A" w:rsidRDefault="00143E6E" w:rsidP="00C85720">
      <w:pPr>
        <w:pStyle w:val="BodyText1"/>
      </w:pPr>
      <w:r>
        <w:t xml:space="preserve">This means that </w:t>
      </w:r>
      <w:r w:rsidR="004F4493">
        <w:t>setting up</w:t>
      </w:r>
      <w:r>
        <w:t xml:space="preserve"> the “cause and effects” can be very complicated, particularly when considering de</w:t>
      </w:r>
      <w:r w:rsidR="002A083B">
        <w:t xml:space="preserve">lays and dependencies to outputs and controlling escape doors, smoke extraction etc. </w:t>
      </w:r>
      <w:r w:rsidR="004F4493">
        <w:t>This becomes even more difficult to manage in real installations where the configuration often changes many times before, and after, the system is handed over.</w:t>
      </w:r>
    </w:p>
    <w:p w14:paraId="385F5E18" w14:textId="77777777" w:rsidR="00647E74" w:rsidRPr="0017358A" w:rsidRDefault="00B22CAD" w:rsidP="00647E74">
      <w:pPr>
        <w:pStyle w:val="HeadingA1"/>
      </w:pPr>
      <w:r>
        <w:t xml:space="preserve">ZFP </w:t>
      </w:r>
      <w:r w:rsidR="00AE409D">
        <w:t>C</w:t>
      </w:r>
      <w:r>
        <w:t xml:space="preserve">onfiguration </w:t>
      </w:r>
      <w:r w:rsidR="00647E74" w:rsidRPr="0017358A">
        <w:t>Concept</w:t>
      </w:r>
    </w:p>
    <w:p w14:paraId="3DA99D47" w14:textId="77777777" w:rsidR="00100E3D" w:rsidRDefault="00100E3D" w:rsidP="00100E3D">
      <w:pPr>
        <w:pStyle w:val="Heading2"/>
      </w:pPr>
      <w:r w:rsidRPr="00100E3D">
        <w:t>Zones</w:t>
      </w:r>
    </w:p>
    <w:p w14:paraId="2F038F7A" w14:textId="77777777" w:rsidR="004F4493" w:rsidRDefault="004F4493" w:rsidP="00814110">
      <w:pPr>
        <w:pStyle w:val="BodyText1"/>
      </w:pPr>
      <w:r>
        <w:t xml:space="preserve">It is normal to manage the cause and effects of a fire alarm control panel </w:t>
      </w:r>
      <w:r w:rsidR="00B35B58">
        <w:t>in relation to</w:t>
      </w:r>
      <w:r>
        <w:t xml:space="preserve"> the detection and alarm zones defined in EN 54.</w:t>
      </w:r>
    </w:p>
    <w:p w14:paraId="36A3F744" w14:textId="77777777" w:rsidR="00814110" w:rsidRPr="0017358A" w:rsidRDefault="00814110" w:rsidP="00814110">
      <w:pPr>
        <w:pStyle w:val="BodyText1"/>
      </w:pPr>
      <w:r>
        <w:t>EN </w:t>
      </w:r>
      <w:r w:rsidRPr="0017358A">
        <w:t xml:space="preserve">54-1 </w:t>
      </w:r>
      <w:r>
        <w:t>defines a zone as</w:t>
      </w:r>
      <w:r w:rsidRPr="0017358A">
        <w:t xml:space="preserve"> "a geographical sub-division of the protected premises in which a function may be carried out separately from any other sub-division". The functions </w:t>
      </w:r>
      <w:r w:rsidR="008C4FA2">
        <w:t>are the</w:t>
      </w:r>
      <w:r w:rsidRPr="0017358A">
        <w:t xml:space="preserve"> automa</w:t>
      </w:r>
      <w:r>
        <w:t xml:space="preserve">tic fire detection function (A), </w:t>
      </w:r>
      <w:r w:rsidR="008C4FA2">
        <w:t xml:space="preserve">the </w:t>
      </w:r>
      <w:r>
        <w:t xml:space="preserve">manual initiating function (B) and </w:t>
      </w:r>
      <w:r w:rsidR="008C4FA2">
        <w:t xml:space="preserve">the </w:t>
      </w:r>
      <w:r w:rsidRPr="0017358A">
        <w:t>fire alarm function (C).</w:t>
      </w:r>
    </w:p>
    <w:p w14:paraId="4B51AB2B" w14:textId="77777777" w:rsidR="00814110" w:rsidRDefault="00814110" w:rsidP="00814110">
      <w:pPr>
        <w:pStyle w:val="BodyText1"/>
      </w:pPr>
      <w:r w:rsidRPr="0017358A">
        <w:t>In EN</w:t>
      </w:r>
      <w:r>
        <w:t> </w:t>
      </w:r>
      <w:r w:rsidRPr="0017358A">
        <w:t xml:space="preserve">54-2, zones are the mandatory units for the indication of fire alarms. The main aim is to provide unique indications for the zone(s) in which fire alarms originate, so that a multiplicity of alarm signals from fire detectors in one volume do not </w:t>
      </w:r>
      <w:r w:rsidR="00B22CAD">
        <w:t>clutter an alphanumeric display</w:t>
      </w:r>
      <w:r w:rsidRPr="0017358A">
        <w:t xml:space="preserve"> and risk preventing the rapid recognition of new zones in alarm.</w:t>
      </w:r>
    </w:p>
    <w:p w14:paraId="172064B2" w14:textId="77777777" w:rsidR="00814110" w:rsidRPr="0017358A" w:rsidRDefault="00814110" w:rsidP="00814110">
      <w:pPr>
        <w:pStyle w:val="BodyText1"/>
      </w:pPr>
      <w:r>
        <w:t xml:space="preserve">Two </w:t>
      </w:r>
      <w:r w:rsidR="00B22CAD">
        <w:t xml:space="preserve">types of zone are referred to, </w:t>
      </w:r>
      <w:r w:rsidRPr="0017358A">
        <w:t>input (or detection) zones, which contain fire detectors</w:t>
      </w:r>
      <w:r>
        <w:t xml:space="preserve"> and manual call points and </w:t>
      </w:r>
      <w:r w:rsidRPr="0017358A">
        <w:t xml:space="preserve">output (or alarm) zones, which contain </w:t>
      </w:r>
      <w:r w:rsidR="003A1E42">
        <w:t>devices</w:t>
      </w:r>
      <w:r w:rsidRPr="0017358A">
        <w:t xml:space="preserve"> such as </w:t>
      </w:r>
      <w:r w:rsidR="00B22CAD">
        <w:t>sounders and beacons (VADs)</w:t>
      </w:r>
      <w:r w:rsidRPr="0017358A">
        <w:t>.</w:t>
      </w:r>
    </w:p>
    <w:p w14:paraId="50C3AC7F" w14:textId="77777777" w:rsidR="00814110" w:rsidRPr="0017358A" w:rsidRDefault="00B22CAD" w:rsidP="00814110">
      <w:pPr>
        <w:pStyle w:val="BodyText1"/>
      </w:pPr>
      <w:r>
        <w:t>Input zones may be sub-divided</w:t>
      </w:r>
      <w:r w:rsidR="00814110" w:rsidRPr="0017358A">
        <w:t xml:space="preserve"> </w:t>
      </w:r>
      <w:r>
        <w:t>so</w:t>
      </w:r>
      <w:r w:rsidR="00814110" w:rsidRPr="0017358A">
        <w:t xml:space="preserve"> that signals from individual </w:t>
      </w:r>
      <w:r>
        <w:t>input devices</w:t>
      </w:r>
      <w:r w:rsidR="00814110" w:rsidRPr="0017358A">
        <w:t xml:space="preserve"> or groups of </w:t>
      </w:r>
      <w:r>
        <w:t xml:space="preserve">input </w:t>
      </w:r>
      <w:r w:rsidR="00814110" w:rsidRPr="0017358A">
        <w:t xml:space="preserve">devices smaller than one </w:t>
      </w:r>
      <w:r>
        <w:t>input zone</w:t>
      </w:r>
      <w:r w:rsidR="00814110" w:rsidRPr="0017358A">
        <w:t xml:space="preserve"> may be identified at the CIE. This provides more detailed information on the location of an event, in addition to the indication of the affected zone.</w:t>
      </w:r>
    </w:p>
    <w:p w14:paraId="7DBD67F0" w14:textId="77777777" w:rsidR="008C4FA2" w:rsidRDefault="008C4FA2" w:rsidP="00C85720">
      <w:pPr>
        <w:pStyle w:val="BodyText1"/>
      </w:pPr>
      <w:r>
        <w:t>However, input zones are not ideal tools for setting u</w:t>
      </w:r>
      <w:r w:rsidR="00106C55">
        <w:t xml:space="preserve">p the cause and effects because, although they provide </w:t>
      </w:r>
      <w:r w:rsidR="00D31611">
        <w:t xml:space="preserve">geographical </w:t>
      </w:r>
      <w:r w:rsidR="00106C55">
        <w:t xml:space="preserve">information to locate the source of a fire or a fault, they </w:t>
      </w:r>
      <w:r w:rsidR="00B35B58">
        <w:t xml:space="preserve">often </w:t>
      </w:r>
      <w:r w:rsidR="00106C55">
        <w:t xml:space="preserve">do not relate directly to </w:t>
      </w:r>
      <w:r w:rsidR="00C257CD">
        <w:t>the different effects that need to occur that depend on signals from individual devices or groups of devices within or across input zones.</w:t>
      </w:r>
    </w:p>
    <w:p w14:paraId="6649604A" w14:textId="77777777" w:rsidR="00B35B58" w:rsidRDefault="00C573DC" w:rsidP="00C85720">
      <w:pPr>
        <w:pStyle w:val="BodyText1"/>
      </w:pPr>
      <w:r>
        <w:t>A simple example is a building where any MCP in any zone needs to trigger all sounders immediately, whereas any fire detector will start a delay timer to allow time for investigation.</w:t>
      </w:r>
    </w:p>
    <w:p w14:paraId="27FFEBB3" w14:textId="77777777" w:rsidR="003A1E42" w:rsidRDefault="003A1E42" w:rsidP="00C85720">
      <w:pPr>
        <w:pStyle w:val="BodyText1"/>
      </w:pPr>
      <w:r>
        <w:t xml:space="preserve">Similarly, although output zones are </w:t>
      </w:r>
      <w:r w:rsidR="00D31611">
        <w:t>essential</w:t>
      </w:r>
      <w:r>
        <w:t xml:space="preserve"> for grouping </w:t>
      </w:r>
      <w:r w:rsidR="00C573DC">
        <w:t xml:space="preserve">alarm </w:t>
      </w:r>
      <w:r>
        <w:t>sounders and VADs</w:t>
      </w:r>
      <w:r w:rsidR="00D31611">
        <w:t xml:space="preserve"> </w:t>
      </w:r>
      <w:r w:rsidR="00C573DC">
        <w:t xml:space="preserve">geographically, </w:t>
      </w:r>
      <w:r>
        <w:t>they are not useful for controlling other output devices such as escape doors, smoke extraction equipment etc.</w:t>
      </w:r>
    </w:p>
    <w:p w14:paraId="2001EC53" w14:textId="77777777" w:rsidR="00C573DC" w:rsidRDefault="00C573DC" w:rsidP="00C85720">
      <w:pPr>
        <w:pStyle w:val="BodyText1"/>
      </w:pPr>
      <w:r>
        <w:t>A simple example is………?</w:t>
      </w:r>
    </w:p>
    <w:p w14:paraId="04D3EBC5" w14:textId="77777777" w:rsidR="003A1E42" w:rsidRDefault="004947C3" w:rsidP="003A1E42">
      <w:pPr>
        <w:pStyle w:val="Heading2"/>
      </w:pPr>
      <w:r>
        <w:t>The ZFP W</w:t>
      </w:r>
      <w:r w:rsidR="003A1E42">
        <w:t>ay</w:t>
      </w:r>
    </w:p>
    <w:p w14:paraId="5108A035" w14:textId="77777777" w:rsidR="006451A3" w:rsidRDefault="00C257CD" w:rsidP="00C85720">
      <w:pPr>
        <w:pStyle w:val="BodyText1"/>
      </w:pPr>
      <w:r>
        <w:t xml:space="preserve">Although the ZFP </w:t>
      </w:r>
      <w:r w:rsidR="000E416F">
        <w:t>has</w:t>
      </w:r>
      <w:r>
        <w:t xml:space="preserve"> input and output zones as required by EN 54, a different system, </w:t>
      </w:r>
      <w:r w:rsidR="006451A3">
        <w:t xml:space="preserve">called </w:t>
      </w:r>
      <w:commentRangeStart w:id="0"/>
      <w:r w:rsidR="000E416F">
        <w:rPr>
          <w:b/>
        </w:rPr>
        <w:t>DIOSAC</w:t>
      </w:r>
      <w:commentRangeEnd w:id="0"/>
      <w:r w:rsidR="00C573DC">
        <w:rPr>
          <w:rStyle w:val="CommentReference"/>
          <w:rFonts w:ascii="Times New Roman" w:hAnsi="Times New Roman" w:cs="Times New Roman"/>
        </w:rPr>
        <w:commentReference w:id="0"/>
      </w:r>
      <w:r w:rsidR="006451A3">
        <w:t xml:space="preserve">, </w:t>
      </w:r>
      <w:r>
        <w:t xml:space="preserve">which is much simpler to manage, is used to </w:t>
      </w:r>
      <w:r w:rsidR="00100E3D">
        <w:t>handle</w:t>
      </w:r>
      <w:r>
        <w:t xml:space="preserve"> the cause and effects. </w:t>
      </w:r>
    </w:p>
    <w:p w14:paraId="52F70192" w14:textId="77777777" w:rsidR="00F431C2" w:rsidRDefault="000E416F" w:rsidP="00C85720">
      <w:pPr>
        <w:pStyle w:val="BodyText1"/>
      </w:pPr>
      <w:r>
        <w:rPr>
          <w:b/>
        </w:rPr>
        <w:t>DIOSAC</w:t>
      </w:r>
      <w:r w:rsidR="006451A3">
        <w:rPr>
          <w:b/>
        </w:rPr>
        <w:t xml:space="preserve"> </w:t>
      </w:r>
      <w:r w:rsidR="006451A3">
        <w:t>uses the concept of ‘Devices’ ‘Input Gro</w:t>
      </w:r>
      <w:r>
        <w:t xml:space="preserve">ups’, ‘Output Groups’, ‘States’, </w:t>
      </w:r>
      <w:r w:rsidR="006451A3">
        <w:t xml:space="preserve">‘Actions’ </w:t>
      </w:r>
      <w:r>
        <w:t>and ‘</w:t>
      </w:r>
      <w:commentRangeStart w:id="1"/>
      <w:r>
        <w:t>Cause and Effects Function</w:t>
      </w:r>
      <w:commentRangeEnd w:id="1"/>
      <w:r w:rsidR="000F3445">
        <w:rPr>
          <w:rStyle w:val="CommentReference"/>
          <w:rFonts w:ascii="Times New Roman" w:hAnsi="Times New Roman" w:cs="Times New Roman"/>
        </w:rPr>
        <w:commentReference w:id="1"/>
      </w:r>
      <w:r>
        <w:t xml:space="preserve">’ </w:t>
      </w:r>
    </w:p>
    <w:p w14:paraId="69042297" w14:textId="77777777" w:rsidR="00F431C2" w:rsidRDefault="00F431C2" w:rsidP="00C85720">
      <w:pPr>
        <w:pStyle w:val="BodyText1"/>
      </w:pPr>
      <w:r w:rsidRPr="00F431C2">
        <w:rPr>
          <w:highlight w:val="yellow"/>
        </w:rPr>
        <w:t>Please list the missing topics!</w:t>
      </w:r>
    </w:p>
    <w:p w14:paraId="5EAFF1EA" w14:textId="77777777" w:rsidR="006451A3" w:rsidRDefault="006451A3" w:rsidP="00C85720">
      <w:pPr>
        <w:pStyle w:val="BodyText1"/>
      </w:pPr>
      <w:proofErr w:type="gramStart"/>
      <w:r>
        <w:t>as</w:t>
      </w:r>
      <w:proofErr w:type="gramEnd"/>
      <w:r>
        <w:t xml:space="preserve"> described below</w:t>
      </w:r>
      <w:r w:rsidR="004947C3">
        <w:t xml:space="preserve"> to allow devices to be grouped in sets that can then be manipulated logically. Changes to individual devices are easily managed by adding or removing them from the sets</w:t>
      </w:r>
      <w:proofErr w:type="gramStart"/>
      <w:r w:rsidR="004947C3">
        <w:t>.</w:t>
      </w:r>
      <w:r>
        <w:t>.</w:t>
      </w:r>
      <w:proofErr w:type="gramEnd"/>
    </w:p>
    <w:p w14:paraId="1EE08FE7" w14:textId="77777777" w:rsidR="00100E3D" w:rsidRPr="006451A3" w:rsidRDefault="00100E3D" w:rsidP="006451A3">
      <w:pPr>
        <w:pStyle w:val="Heading3"/>
        <w:rPr>
          <w:color w:val="auto"/>
        </w:rPr>
      </w:pPr>
      <w:r w:rsidRPr="006451A3">
        <w:rPr>
          <w:color w:val="auto"/>
        </w:rPr>
        <w:t>Devices</w:t>
      </w:r>
      <w:r w:rsidR="00F431C2">
        <w:rPr>
          <w:color w:val="auto"/>
        </w:rPr>
        <w:t xml:space="preserve"> and </w:t>
      </w:r>
      <w:proofErr w:type="spellStart"/>
      <w:r w:rsidR="00F431C2">
        <w:rPr>
          <w:color w:val="auto"/>
        </w:rPr>
        <w:t>SubDevices</w:t>
      </w:r>
      <w:proofErr w:type="spellEnd"/>
    </w:p>
    <w:p w14:paraId="27FD47FE" w14:textId="77777777" w:rsidR="00100E3D" w:rsidRDefault="00100E3D" w:rsidP="00C85720">
      <w:pPr>
        <w:pStyle w:val="BodyText1"/>
      </w:pPr>
      <w:r>
        <w:t xml:space="preserve">There are four classes of </w:t>
      </w:r>
      <w:commentRangeStart w:id="2"/>
      <w:r>
        <w:t>device</w:t>
      </w:r>
      <w:commentRangeEnd w:id="2"/>
      <w:r w:rsidR="000F3445">
        <w:rPr>
          <w:rStyle w:val="CommentReference"/>
          <w:rFonts w:ascii="Times New Roman" w:hAnsi="Times New Roman" w:cs="Times New Roman"/>
        </w:rPr>
        <w:commentReference w:id="2"/>
      </w:r>
      <w:r>
        <w:t>.</w:t>
      </w:r>
    </w:p>
    <w:p w14:paraId="3ABFA228" w14:textId="77777777" w:rsidR="006451A3" w:rsidRDefault="006451A3" w:rsidP="00C85720">
      <w:pPr>
        <w:pStyle w:val="BodyText1"/>
      </w:pPr>
      <w:r>
        <w:lastRenderedPageBreak/>
        <w:t>Field Input D</w:t>
      </w:r>
      <w:r w:rsidR="00100E3D">
        <w:t xml:space="preserve">evices </w:t>
      </w:r>
      <w:r w:rsidR="008C65C3">
        <w:t xml:space="preserve">(FID) </w:t>
      </w:r>
      <w:r w:rsidR="00100E3D">
        <w:t xml:space="preserve">– </w:t>
      </w:r>
      <w:r w:rsidR="00485312">
        <w:t>F</w:t>
      </w:r>
      <w:r w:rsidR="00100E3D">
        <w:t xml:space="preserve">ire </w:t>
      </w:r>
      <w:r w:rsidR="00D31611">
        <w:t>D</w:t>
      </w:r>
      <w:r w:rsidR="00100E3D">
        <w:t xml:space="preserve">etectors, MCPs, </w:t>
      </w:r>
      <w:r w:rsidR="00485312">
        <w:t>Z</w:t>
      </w:r>
      <w:r w:rsidR="00100E3D">
        <w:t xml:space="preserve">one </w:t>
      </w:r>
      <w:r w:rsidR="00485312">
        <w:t>M</w:t>
      </w:r>
      <w:r w:rsidR="00100E3D">
        <w:t xml:space="preserve">onitors, </w:t>
      </w:r>
      <w:r w:rsidR="00485312">
        <w:t>I</w:t>
      </w:r>
      <w:r w:rsidR="00100E3D">
        <w:t xml:space="preserve">nput </w:t>
      </w:r>
      <w:r w:rsidR="00485312">
        <w:t>U</w:t>
      </w:r>
      <w:r w:rsidR="00100E3D">
        <w:t>nits.</w:t>
      </w:r>
      <w:r w:rsidR="003463D7">
        <w:t xml:space="preserve"> </w:t>
      </w:r>
      <w:r>
        <w:t xml:space="preserve">Each FID belongs to </w:t>
      </w:r>
      <w:r w:rsidR="00D31611">
        <w:t xml:space="preserve">one </w:t>
      </w:r>
      <w:r>
        <w:t xml:space="preserve">input (detection) zone but also belong to </w:t>
      </w:r>
      <w:r w:rsidR="00D31611">
        <w:t xml:space="preserve">one </w:t>
      </w:r>
      <w:r>
        <w:t>Input Group.</w:t>
      </w:r>
    </w:p>
    <w:p w14:paraId="64BCABED" w14:textId="77777777" w:rsidR="006451A3" w:rsidRDefault="006451A3" w:rsidP="00C85720">
      <w:pPr>
        <w:pStyle w:val="BodyText1"/>
      </w:pPr>
      <w:r>
        <w:t>Panel Input D</w:t>
      </w:r>
      <w:r w:rsidR="00100E3D">
        <w:t xml:space="preserve">evices </w:t>
      </w:r>
      <w:r w:rsidR="008C65C3">
        <w:t xml:space="preserve">(PID) </w:t>
      </w:r>
      <w:r w:rsidR="00100E3D">
        <w:t xml:space="preserve">– </w:t>
      </w:r>
      <w:r w:rsidR="00485312">
        <w:t>Keyswitches</w:t>
      </w:r>
      <w:r w:rsidR="00100E3D">
        <w:t xml:space="preserve">, </w:t>
      </w:r>
      <w:r w:rsidR="00485312">
        <w:t>T</w:t>
      </w:r>
      <w:r w:rsidR="00100E3D">
        <w:t>ouchscreen, Main 2-Loop PCB inputs, A-Bus inputs.</w:t>
      </w:r>
      <w:r w:rsidR="003463D7">
        <w:t xml:space="preserve"> </w:t>
      </w:r>
      <w:r>
        <w:t xml:space="preserve">Each PID belongs to </w:t>
      </w:r>
      <w:r w:rsidR="00D31611">
        <w:t xml:space="preserve">one </w:t>
      </w:r>
      <w:r>
        <w:t>Input Group.</w:t>
      </w:r>
    </w:p>
    <w:p w14:paraId="351C834E" w14:textId="77777777" w:rsidR="006451A3" w:rsidRDefault="006451A3" w:rsidP="006451A3">
      <w:pPr>
        <w:pStyle w:val="BodyText1"/>
      </w:pPr>
      <w:r>
        <w:t>Field Output D</w:t>
      </w:r>
      <w:r w:rsidR="00100E3D">
        <w:t>evices</w:t>
      </w:r>
      <w:r w:rsidR="008C65C3">
        <w:t xml:space="preserve"> (FOD)</w:t>
      </w:r>
      <w:r w:rsidR="00100E3D">
        <w:t xml:space="preserve"> – </w:t>
      </w:r>
      <w:r w:rsidR="00485312">
        <w:t>S</w:t>
      </w:r>
      <w:r w:rsidR="00100E3D">
        <w:t xml:space="preserve">ounders, VADs, </w:t>
      </w:r>
      <w:r w:rsidR="00485312">
        <w:t>O</w:t>
      </w:r>
      <w:r w:rsidR="00100E3D">
        <w:t xml:space="preserve">utput </w:t>
      </w:r>
      <w:r w:rsidR="00485312">
        <w:t>U</w:t>
      </w:r>
      <w:r w:rsidR="00100E3D">
        <w:t>nits.</w:t>
      </w:r>
      <w:r w:rsidR="003463D7">
        <w:t xml:space="preserve"> </w:t>
      </w:r>
      <w:r>
        <w:t xml:space="preserve">Each FOD belongs to </w:t>
      </w:r>
      <w:r w:rsidR="00015347">
        <w:t xml:space="preserve">one </w:t>
      </w:r>
      <w:r>
        <w:t xml:space="preserve">output (alarm) zone but also belong to </w:t>
      </w:r>
      <w:r w:rsidR="00015347">
        <w:t>one</w:t>
      </w:r>
      <w:r>
        <w:t xml:space="preserve"> </w:t>
      </w:r>
      <w:r w:rsidR="00015347">
        <w:t>Output</w:t>
      </w:r>
      <w:r>
        <w:t xml:space="preserve"> Group.</w:t>
      </w:r>
    </w:p>
    <w:p w14:paraId="21E629DE" w14:textId="77777777" w:rsidR="00015347" w:rsidRDefault="006451A3" w:rsidP="00015347">
      <w:pPr>
        <w:pStyle w:val="BodyText1"/>
      </w:pPr>
      <w:r>
        <w:t>Panel O</w:t>
      </w:r>
      <w:r w:rsidR="00100E3D">
        <w:t>utpu</w:t>
      </w:r>
      <w:r>
        <w:t>t D</w:t>
      </w:r>
      <w:r w:rsidR="00100E3D">
        <w:t xml:space="preserve">evices </w:t>
      </w:r>
      <w:r w:rsidR="008C65C3">
        <w:t xml:space="preserve">(PDO) </w:t>
      </w:r>
      <w:r w:rsidR="00485312">
        <w:t xml:space="preserve">– </w:t>
      </w:r>
      <w:r w:rsidR="004947C3">
        <w:t xml:space="preserve">Panel LED, </w:t>
      </w:r>
      <w:r w:rsidR="004947C3" w:rsidRPr="004947C3">
        <w:rPr>
          <w:highlight w:val="yellow"/>
        </w:rPr>
        <w:t>Display Text</w:t>
      </w:r>
      <w:r w:rsidR="004947C3">
        <w:t xml:space="preserve">, </w:t>
      </w:r>
      <w:r w:rsidR="00100E3D">
        <w:t xml:space="preserve">Sounder </w:t>
      </w:r>
      <w:r w:rsidR="00485312">
        <w:t>C</w:t>
      </w:r>
      <w:r w:rsidR="00100E3D">
        <w:t xml:space="preserve">ircuits, Main 2-Loop PCB </w:t>
      </w:r>
      <w:r w:rsidR="00485312">
        <w:t>Outputs</w:t>
      </w:r>
      <w:r w:rsidR="00100E3D">
        <w:t>, A-Bus outputs.</w:t>
      </w:r>
      <w:r w:rsidR="003463D7">
        <w:t xml:space="preserve"> </w:t>
      </w:r>
      <w:r w:rsidR="00015347">
        <w:t xml:space="preserve">Each POD belongs to </w:t>
      </w:r>
      <w:r w:rsidR="00D31611">
        <w:t xml:space="preserve">one </w:t>
      </w:r>
      <w:r w:rsidR="006D7DB4">
        <w:t>Output</w:t>
      </w:r>
      <w:r w:rsidR="00015347">
        <w:t xml:space="preserve"> Group.</w:t>
      </w:r>
    </w:p>
    <w:p w14:paraId="15E0FE05" w14:textId="77777777" w:rsidR="00F431C2" w:rsidRDefault="00F431C2" w:rsidP="00015347">
      <w:pPr>
        <w:pStyle w:val="BodyText1"/>
      </w:pPr>
      <w:commentRangeStart w:id="3"/>
      <w:r w:rsidRPr="00F431C2">
        <w:rPr>
          <w:highlight w:val="yellow"/>
        </w:rPr>
        <w:t>How can Sub-Devices be described?</w:t>
      </w:r>
      <w:commentRangeEnd w:id="3"/>
      <w:r w:rsidR="007A4EA5">
        <w:rPr>
          <w:rStyle w:val="CommentReference"/>
          <w:rFonts w:ascii="Times New Roman" w:hAnsi="Times New Roman" w:cs="Times New Roman"/>
        </w:rPr>
        <w:commentReference w:id="3"/>
      </w:r>
    </w:p>
    <w:p w14:paraId="737DCD85" w14:textId="77777777" w:rsidR="00F431C2" w:rsidRDefault="00F431C2" w:rsidP="00015347">
      <w:pPr>
        <w:pStyle w:val="BodyText1"/>
      </w:pPr>
    </w:p>
    <w:p w14:paraId="3C426100" w14:textId="77777777" w:rsidR="000E416F" w:rsidRPr="008C65C3" w:rsidRDefault="003463D7" w:rsidP="008C65C3">
      <w:pPr>
        <w:pStyle w:val="Heading3"/>
        <w:rPr>
          <w:color w:val="auto"/>
        </w:rPr>
      </w:pPr>
      <w:commentRangeStart w:id="4"/>
      <w:r w:rsidRPr="008C65C3">
        <w:rPr>
          <w:color w:val="auto"/>
        </w:rPr>
        <w:t>Cause and Effects Function</w:t>
      </w:r>
      <w:r w:rsidR="008C65C3" w:rsidRPr="008C65C3">
        <w:rPr>
          <w:color w:val="auto"/>
        </w:rPr>
        <w:t xml:space="preserve"> (CEF)</w:t>
      </w:r>
      <w:commentRangeEnd w:id="4"/>
      <w:r w:rsidR="007A4EA5">
        <w:rPr>
          <w:rStyle w:val="CommentReference"/>
          <w:rFonts w:ascii="Times New Roman" w:eastAsia="MS Mincho" w:hAnsi="Times New Roman" w:cs="Times New Roman"/>
          <w:b w:val="0"/>
          <w:bCs w:val="0"/>
          <w:color w:val="auto"/>
        </w:rPr>
        <w:commentReference w:id="4"/>
      </w:r>
    </w:p>
    <w:p w14:paraId="5990163D" w14:textId="77777777" w:rsidR="003463D7" w:rsidRDefault="003463D7" w:rsidP="00C85720">
      <w:pPr>
        <w:pStyle w:val="BodyText1"/>
      </w:pPr>
      <w:r>
        <w:t xml:space="preserve">CEFs </w:t>
      </w:r>
      <w:r w:rsidR="00F431C2">
        <w:t>must</w:t>
      </w:r>
      <w:r>
        <w:t xml:space="preserve"> be </w:t>
      </w:r>
      <w:r w:rsidR="00F431C2">
        <w:t xml:space="preserve">given a unique name </w:t>
      </w:r>
      <w:commentRangeStart w:id="5"/>
      <w:r w:rsidR="00F431C2">
        <w:t>(of up to 40 characters?)</w:t>
      </w:r>
      <w:commentRangeEnd w:id="5"/>
      <w:r w:rsidR="00742EA0">
        <w:rPr>
          <w:rStyle w:val="CommentReference"/>
          <w:rFonts w:ascii="Times New Roman" w:hAnsi="Times New Roman" w:cs="Times New Roman"/>
        </w:rPr>
        <w:commentReference w:id="5"/>
      </w:r>
      <w:r>
        <w:t xml:space="preserve"> – e.g. in a </w:t>
      </w:r>
      <w:r w:rsidR="008C65C3">
        <w:t>fire alarm connected to a voice alarm system, a CEF might be called ‘Voice Alarm C&amp;E’.</w:t>
      </w:r>
    </w:p>
    <w:p w14:paraId="07B208D1" w14:textId="0709E920" w:rsidR="00C16F85" w:rsidRPr="008F6EDC" w:rsidRDefault="00015347" w:rsidP="008F6EDC">
      <w:pPr>
        <w:pStyle w:val="Heading3"/>
        <w:rPr>
          <w:color w:val="auto"/>
        </w:rPr>
      </w:pPr>
      <w:r w:rsidRPr="008F6EDC">
        <w:rPr>
          <w:color w:val="auto"/>
        </w:rPr>
        <w:t>Input Groups</w:t>
      </w:r>
      <w:ins w:id="6" w:author="Dave Mear" w:date="2012-10-02T11:22:00Z">
        <w:r w:rsidR="00A9132F">
          <w:rPr>
            <w:color w:val="auto"/>
          </w:rPr>
          <w:t xml:space="preserve"> and States</w:t>
        </w:r>
      </w:ins>
    </w:p>
    <w:p w14:paraId="74C4B89E" w14:textId="734D3629" w:rsidR="00742EA0" w:rsidRDefault="00015347" w:rsidP="00A9132F">
      <w:pPr>
        <w:pStyle w:val="BodyText1"/>
        <w:rPr>
          <w:ins w:id="7" w:author="Dave Mear" w:date="2012-10-02T11:14:00Z"/>
        </w:rPr>
      </w:pPr>
      <w:r>
        <w:t xml:space="preserve">IGs </w:t>
      </w:r>
      <w:del w:id="8" w:author="Dave Mear" w:date="2012-10-02T11:23:00Z">
        <w:r w:rsidR="00F431C2" w:rsidDel="00A9132F">
          <w:delText xml:space="preserve">must </w:delText>
        </w:r>
      </w:del>
      <w:ins w:id="9" w:author="Dave Mear" w:date="2012-10-02T11:23:00Z">
        <w:r w:rsidR="00A9132F">
          <w:t>should</w:t>
        </w:r>
        <w:r w:rsidR="00A9132F">
          <w:t xml:space="preserve"> </w:t>
        </w:r>
      </w:ins>
      <w:r w:rsidR="00F431C2">
        <w:t>be given a unique name (of up to 40 characters?)</w:t>
      </w:r>
      <w:r w:rsidR="006D7DB4">
        <w:t xml:space="preserve"> – </w:t>
      </w:r>
      <w:proofErr w:type="gramStart"/>
      <w:r w:rsidR="006D7DB4">
        <w:t>e.g</w:t>
      </w:r>
      <w:proofErr w:type="gramEnd"/>
      <w:r w:rsidR="006D7DB4">
        <w:t xml:space="preserve">. in a small staged-alarm system </w:t>
      </w:r>
      <w:r w:rsidR="000C6051">
        <w:t>IG1 might be called ‘</w:t>
      </w:r>
      <w:r w:rsidR="006D7DB4">
        <w:t xml:space="preserve">Fire Detectors’ </w:t>
      </w:r>
      <w:r w:rsidR="000C6051">
        <w:t>and IG2 might be called</w:t>
      </w:r>
      <w:r w:rsidR="006D7DB4">
        <w:t xml:space="preserve"> ‘MCPs’</w:t>
      </w:r>
    </w:p>
    <w:p w14:paraId="0B5088B1" w14:textId="006F2F1D" w:rsidR="00742EA0" w:rsidRDefault="00742EA0" w:rsidP="00742EA0">
      <w:pPr>
        <w:pStyle w:val="BodyText1"/>
        <w:rPr>
          <w:ins w:id="10" w:author="Dave Mear" w:date="2012-10-02T11:15:00Z"/>
        </w:rPr>
      </w:pPr>
      <w:ins w:id="11" w:author="Dave Mear" w:date="2012-10-02T11:14:00Z">
        <w:r>
          <w:t>There are three kinds of Input Group (</w:t>
        </w:r>
      </w:ins>
      <w:ins w:id="12" w:author="Dave Mear" w:date="2012-10-02T11:15:00Z">
        <w:r w:rsidR="00A9132F">
          <w:t>selectable via the Style property of the input Group)</w:t>
        </w:r>
      </w:ins>
    </w:p>
    <w:p w14:paraId="16A98565" w14:textId="5D7DCEA5" w:rsidR="00A9132F" w:rsidRDefault="00A9132F" w:rsidP="00A9132F">
      <w:pPr>
        <w:pStyle w:val="BodyText1"/>
        <w:ind w:left="720" w:hanging="720"/>
        <w:rPr>
          <w:ins w:id="13" w:author="Dave Mear" w:date="2012-10-02T11:19:00Z"/>
        </w:rPr>
        <w:pPrChange w:id="14" w:author="Dave Mear" w:date="2012-10-02T11:16:00Z">
          <w:pPr>
            <w:pStyle w:val="BodyText1"/>
          </w:pPr>
        </w:pPrChange>
      </w:pPr>
      <w:ins w:id="15" w:author="Dave Mear" w:date="2012-10-02T11:16:00Z">
        <w:r>
          <w:t>Classic:</w:t>
        </w:r>
        <w:r>
          <w:tab/>
          <w:t>These are the special types defined in the standards</w:t>
        </w:r>
      </w:ins>
      <w:ins w:id="16" w:author="Dave Mear" w:date="2012-10-02T11:18:00Z">
        <w:r>
          <w:t xml:space="preserve"> as </w:t>
        </w:r>
        <w:proofErr w:type="spellStart"/>
        <w:r>
          <w:t>Dependancy</w:t>
        </w:r>
        <w:proofErr w:type="spellEnd"/>
        <w:r>
          <w:t xml:space="preserve"> A, </w:t>
        </w:r>
        <w:proofErr w:type="spellStart"/>
        <w:r>
          <w:t>Dependancy</w:t>
        </w:r>
        <w:proofErr w:type="spellEnd"/>
        <w:r>
          <w:t xml:space="preserve"> B, Investigation, etc. and can be in three states (four including disabled), namely Off, First Stage and Second</w:t>
        </w:r>
      </w:ins>
      <w:ins w:id="17" w:author="Dave Mear" w:date="2012-10-02T11:19:00Z">
        <w:r>
          <w:t xml:space="preserve"> </w:t>
        </w:r>
      </w:ins>
      <w:ins w:id="18" w:author="Dave Mear" w:date="2012-10-02T11:18:00Z">
        <w:r>
          <w:t>Stage</w:t>
        </w:r>
      </w:ins>
      <w:ins w:id="19" w:author="Dave Mear" w:date="2012-10-02T11:22:00Z">
        <w:r>
          <w:t xml:space="preserve"> (and Disabled)</w:t>
        </w:r>
      </w:ins>
      <w:ins w:id="20" w:author="Dave Mear" w:date="2012-10-02T11:18:00Z">
        <w:r>
          <w:t>.</w:t>
        </w:r>
      </w:ins>
    </w:p>
    <w:p w14:paraId="7423B47C" w14:textId="77777777" w:rsidR="00A9132F" w:rsidRDefault="00A9132F" w:rsidP="00A9132F">
      <w:pPr>
        <w:pStyle w:val="BodyText1"/>
        <w:ind w:left="720" w:hanging="720"/>
        <w:rPr>
          <w:ins w:id="21" w:author="Dave Mear" w:date="2012-10-02T11:23:00Z"/>
        </w:rPr>
        <w:pPrChange w:id="22" w:author="Dave Mear" w:date="2012-10-02T11:16:00Z">
          <w:pPr>
            <w:pStyle w:val="BodyText1"/>
          </w:pPr>
        </w:pPrChange>
      </w:pPr>
      <w:ins w:id="23" w:author="Dave Mear" w:date="2012-10-02T11:19:00Z">
        <w:r>
          <w:t>Switch:</w:t>
        </w:r>
        <w:r>
          <w:tab/>
          <w:t xml:space="preserve">These are intended to correspond to devices that do not behave like normal fire elements, for example a group might contain a single device like the panel </w:t>
        </w:r>
      </w:ins>
      <w:proofErr w:type="spellStart"/>
      <w:ins w:id="24" w:author="Dave Mear" w:date="2012-10-02T11:21:00Z">
        <w:r>
          <w:t>keyswitch</w:t>
        </w:r>
      </w:ins>
      <w:proofErr w:type="spellEnd"/>
      <w:ins w:id="25" w:author="Dave Mear" w:date="2012-10-02T11:19:00Z">
        <w:r>
          <w:t>.</w:t>
        </w:r>
      </w:ins>
      <w:ins w:id="26" w:author="Dave Mear" w:date="2012-10-02T11:21:00Z">
        <w:r>
          <w:t xml:space="preserve"> For these groups ‘First stage’ and ‘second stage’ have no meaning, and so the possible states are</w:t>
        </w:r>
      </w:ins>
      <w:ins w:id="27" w:author="Dave Mear" w:date="2012-10-02T11:22:00Z">
        <w:r>
          <w:t xml:space="preserve"> Off and On (and Disabled).</w:t>
        </w:r>
      </w:ins>
    </w:p>
    <w:p w14:paraId="3D276D79" w14:textId="59742508" w:rsidR="00A9132F" w:rsidRDefault="00A9132F" w:rsidP="00A9132F">
      <w:pPr>
        <w:pStyle w:val="BodyText1"/>
        <w:ind w:left="720" w:hanging="720"/>
        <w:pPrChange w:id="28" w:author="Dave Mear" w:date="2012-10-02T11:16:00Z">
          <w:pPr>
            <w:pStyle w:val="BodyText1"/>
          </w:pPr>
        </w:pPrChange>
      </w:pPr>
      <w:ins w:id="29" w:author="Dave Mear" w:date="2012-10-02T11:23:00Z">
        <w:r>
          <w:t>AND:</w:t>
        </w:r>
        <w:r>
          <w:tab/>
          <w:t>These are special groups and only used in advanced programming.</w:t>
        </w:r>
      </w:ins>
      <w:ins w:id="30" w:author="Dave Mear" w:date="2012-10-02T11:24:00Z">
        <w:r>
          <w:t xml:space="preserve"> These also can only be Off and On, but these are not activated by devices but by the Cause and Effects tree (which Switch devices can be also).</w:t>
        </w:r>
      </w:ins>
      <w:ins w:id="31" w:author="Dave Mear" w:date="2012-10-02T11:25:00Z">
        <w:r>
          <w:t xml:space="preserve"> Also they require </w:t>
        </w:r>
        <w:proofErr w:type="gramStart"/>
        <w:r>
          <w:t>more than one activation</w:t>
        </w:r>
        <w:proofErr w:type="gramEnd"/>
        <w:r>
          <w:t xml:space="preserve"> to turn on. </w:t>
        </w:r>
      </w:ins>
      <w:ins w:id="32" w:author="Dave Mear" w:date="2012-10-02T11:26:00Z">
        <w:r w:rsidR="00573EAB">
          <w:t xml:space="preserve">Because they are only used in advanced mode a simple example cannot be given that cannot be done another way, but if </w:t>
        </w:r>
      </w:ins>
      <w:ins w:id="33" w:author="Dave Mear" w:date="2012-10-02T11:28:00Z">
        <w:r w:rsidR="00573EAB">
          <w:t>two</w:t>
        </w:r>
      </w:ins>
      <w:ins w:id="34" w:author="Dave Mear" w:date="2012-10-02T11:29:00Z">
        <w:r w:rsidR="00573EAB">
          <w:t xml:space="preserve"> (or more)</w:t>
        </w:r>
      </w:ins>
      <w:ins w:id="35" w:author="Dave Mear" w:date="2012-10-02T11:28:00Z">
        <w:r w:rsidR="00573EAB">
          <w:t xml:space="preserve"> actions are required to occur before a third action is triggered you would use an AND group</w:t>
        </w:r>
      </w:ins>
      <w:ins w:id="36" w:author="Dave Mear" w:date="2012-10-02T11:21:00Z">
        <w:r>
          <w:t xml:space="preserve"> </w:t>
        </w:r>
      </w:ins>
      <w:ins w:id="37" w:author="Dave Mear" w:date="2012-10-02T11:29:00Z">
        <w:r w:rsidR="00573EAB">
          <w:t>as an intermediate element in the C&amp;E tree to achieve that.</w:t>
        </w:r>
      </w:ins>
    </w:p>
    <w:p w14:paraId="74A8242D" w14:textId="1C263335" w:rsidR="008C65C3" w:rsidDel="00573EAB" w:rsidRDefault="008C65C3" w:rsidP="008C65C3">
      <w:pPr>
        <w:pStyle w:val="Heading3"/>
        <w:rPr>
          <w:del w:id="38" w:author="Dave Mear" w:date="2012-10-02T11:30:00Z"/>
          <w:color w:val="auto"/>
        </w:rPr>
      </w:pPr>
      <w:del w:id="39" w:author="Dave Mear" w:date="2012-10-02T11:30:00Z">
        <w:r w:rsidRPr="008F6EDC" w:rsidDel="00573EAB">
          <w:rPr>
            <w:color w:val="auto"/>
          </w:rPr>
          <w:delText>States</w:delText>
        </w:r>
      </w:del>
    </w:p>
    <w:p w14:paraId="7180BA45" w14:textId="5E578313" w:rsidR="00F431C2" w:rsidDel="00573EAB" w:rsidRDefault="008C65C3" w:rsidP="00A60173">
      <w:pPr>
        <w:pStyle w:val="BodyText1"/>
        <w:rPr>
          <w:del w:id="40" w:author="Dave Mear" w:date="2012-10-02T11:30:00Z"/>
        </w:rPr>
      </w:pPr>
      <w:del w:id="41" w:author="Dave Mear" w:date="2012-10-02T11:30:00Z">
        <w:r w:rsidDel="00573EAB">
          <w:delText xml:space="preserve">IGs are linked to ‘States’. </w:delText>
        </w:r>
      </w:del>
    </w:p>
    <w:p w14:paraId="7276E6DE" w14:textId="38BE144C" w:rsidR="00F431C2" w:rsidDel="00573EAB" w:rsidRDefault="00F431C2" w:rsidP="00A60173">
      <w:pPr>
        <w:pStyle w:val="BodyText1"/>
        <w:rPr>
          <w:del w:id="42" w:author="Dave Mear" w:date="2012-10-02T11:30:00Z"/>
        </w:rPr>
      </w:pPr>
      <w:del w:id="43" w:author="Dave Mear" w:date="2012-10-02T11:30:00Z">
        <w:r w:rsidDel="00573EAB">
          <w:delText>Please provide a complete list of types of input group and what states they can be in.</w:delText>
        </w:r>
      </w:del>
    </w:p>
    <w:p w14:paraId="5683D1F3" w14:textId="77777777" w:rsidR="008C65C3" w:rsidRDefault="008C65C3" w:rsidP="00A60173">
      <w:pPr>
        <w:pStyle w:val="Heading3"/>
        <w:rPr>
          <w:color w:val="auto"/>
        </w:rPr>
      </w:pPr>
      <w:commentRangeStart w:id="44"/>
      <w:r>
        <w:rPr>
          <w:color w:val="auto"/>
        </w:rPr>
        <w:t>Actions</w:t>
      </w:r>
      <w:commentRangeEnd w:id="44"/>
      <w:r w:rsidR="00573EAB">
        <w:rPr>
          <w:rStyle w:val="CommentReference"/>
          <w:rFonts w:ascii="Times New Roman" w:eastAsia="MS Mincho" w:hAnsi="Times New Roman" w:cs="Times New Roman"/>
          <w:b w:val="0"/>
          <w:bCs w:val="0"/>
          <w:color w:val="auto"/>
        </w:rPr>
        <w:commentReference w:id="44"/>
      </w:r>
    </w:p>
    <w:p w14:paraId="1A1A487F" w14:textId="77777777" w:rsidR="008C65C3" w:rsidRPr="00F431C2" w:rsidRDefault="00F431C2" w:rsidP="000E416F">
      <w:pPr>
        <w:pStyle w:val="Heading3"/>
        <w:rPr>
          <w:rFonts w:ascii="Arial" w:eastAsia="MS Mincho" w:hAnsi="Arial" w:cs="Arial"/>
          <w:b w:val="0"/>
          <w:bCs w:val="0"/>
          <w:color w:val="auto"/>
          <w:sz w:val="20"/>
          <w:szCs w:val="22"/>
        </w:rPr>
      </w:pPr>
      <w:r w:rsidRPr="00F431C2">
        <w:rPr>
          <w:rFonts w:ascii="Arial" w:eastAsia="MS Mincho" w:hAnsi="Arial" w:cs="Arial"/>
          <w:b w:val="0"/>
          <w:bCs w:val="0"/>
          <w:color w:val="auto"/>
          <w:sz w:val="20"/>
          <w:szCs w:val="22"/>
        </w:rPr>
        <w:t>Please provide a complete list of possible actions</w:t>
      </w:r>
    </w:p>
    <w:p w14:paraId="7D5BF538" w14:textId="77777777" w:rsidR="000C6051" w:rsidRPr="000E416F" w:rsidRDefault="000C6051" w:rsidP="000E416F">
      <w:pPr>
        <w:pStyle w:val="Heading3"/>
        <w:rPr>
          <w:color w:val="auto"/>
        </w:rPr>
      </w:pPr>
      <w:commentRangeStart w:id="45"/>
      <w:r w:rsidRPr="000E416F">
        <w:rPr>
          <w:color w:val="auto"/>
        </w:rPr>
        <w:t>Output Groups</w:t>
      </w:r>
      <w:commentRangeEnd w:id="45"/>
      <w:r w:rsidR="00573EAB">
        <w:rPr>
          <w:rStyle w:val="CommentReference"/>
          <w:rFonts w:ascii="Times New Roman" w:eastAsia="MS Mincho" w:hAnsi="Times New Roman" w:cs="Times New Roman"/>
          <w:b w:val="0"/>
          <w:bCs w:val="0"/>
          <w:color w:val="auto"/>
        </w:rPr>
        <w:commentReference w:id="45"/>
      </w:r>
    </w:p>
    <w:p w14:paraId="4BDB5151" w14:textId="77777777" w:rsidR="00F431C2" w:rsidRDefault="000C6051" w:rsidP="00F431C2">
      <w:pPr>
        <w:pStyle w:val="BodyText1"/>
      </w:pPr>
      <w:proofErr w:type="spellStart"/>
      <w:r>
        <w:t>OGs</w:t>
      </w:r>
      <w:r w:rsidR="00F431C2">
        <w:t>IGs</w:t>
      </w:r>
      <w:proofErr w:type="spellEnd"/>
      <w:r w:rsidR="00F431C2">
        <w:t xml:space="preserve"> must be given a unique name (of up to 40 characters?) </w:t>
      </w:r>
    </w:p>
    <w:p w14:paraId="37CB6086" w14:textId="77777777" w:rsidR="000C6051" w:rsidRDefault="000C6051" w:rsidP="00C85720">
      <w:pPr>
        <w:pStyle w:val="BodyText1"/>
      </w:pPr>
      <w:r>
        <w:t xml:space="preserve">– </w:t>
      </w:r>
      <w:proofErr w:type="gramStart"/>
      <w:r>
        <w:t>e.g</w:t>
      </w:r>
      <w:proofErr w:type="gramEnd"/>
      <w:r>
        <w:t>. in</w:t>
      </w:r>
      <w:r w:rsidR="008F6EDC">
        <w:t xml:space="preserve"> a theatre with staff pre-alarm</w:t>
      </w:r>
      <w:r>
        <w:t xml:space="preserve"> OG1 might be called </w:t>
      </w:r>
      <w:r w:rsidR="00D7064D">
        <w:t>‘Beacons’ and OG2 might be called ‘Sounders’.</w:t>
      </w:r>
    </w:p>
    <w:p w14:paraId="1042D531" w14:textId="77777777" w:rsidR="000E416F" w:rsidRDefault="008C65C3" w:rsidP="003463D7">
      <w:pPr>
        <w:pStyle w:val="Heading3"/>
        <w:rPr>
          <w:color w:val="auto"/>
        </w:rPr>
      </w:pPr>
      <w:r>
        <w:rPr>
          <w:color w:val="auto"/>
        </w:rPr>
        <w:t>Modes</w:t>
      </w:r>
    </w:p>
    <w:p w14:paraId="6EF96A7A" w14:textId="77777777" w:rsidR="00F431C2" w:rsidRDefault="008C65C3" w:rsidP="008C65C3">
      <w:r>
        <w:t xml:space="preserve">The modes function is used </w:t>
      </w:r>
      <w:r w:rsidR="00F431C2">
        <w:t xml:space="preserve">when the site, or part of the site, needs to be set up differently at different times. </w:t>
      </w:r>
    </w:p>
    <w:p w14:paraId="7176B491" w14:textId="77777777" w:rsidR="00F431C2" w:rsidRDefault="00F431C2" w:rsidP="008C65C3">
      <w:commentRangeStart w:id="47"/>
      <w:r>
        <w:t>Every system will have at least ‘Normal’ Mode.</w:t>
      </w:r>
      <w:commentRangeEnd w:id="47"/>
      <w:r w:rsidR="00742EA0">
        <w:rPr>
          <w:rStyle w:val="CommentReference"/>
        </w:rPr>
        <w:commentReference w:id="47"/>
      </w:r>
    </w:p>
    <w:p w14:paraId="71FA0E64" w14:textId="77777777" w:rsidR="00B6586B" w:rsidRPr="008C65C3" w:rsidRDefault="00F431C2" w:rsidP="008C65C3">
      <w:r>
        <w:t>For instance, in a football stadium, there will also be a “Match Day’ Mode.</w:t>
      </w:r>
    </w:p>
    <w:p w14:paraId="21070BF0" w14:textId="77777777" w:rsidR="000E416F" w:rsidRPr="000E416F" w:rsidRDefault="000E416F" w:rsidP="000E416F"/>
    <w:p w14:paraId="2661C889" w14:textId="77777777" w:rsidR="008F6EDC" w:rsidRDefault="008F6EDC" w:rsidP="00C85720">
      <w:pPr>
        <w:pStyle w:val="BodyText1"/>
      </w:pPr>
    </w:p>
    <w:p w14:paraId="1056FB27" w14:textId="77777777" w:rsidR="00C16F85" w:rsidRDefault="00C16F85">
      <w:pPr>
        <w:rPr>
          <w:rFonts w:ascii="Arial" w:hAnsi="Arial" w:cs="Arial"/>
          <w:sz w:val="20"/>
          <w:szCs w:val="22"/>
        </w:rPr>
      </w:pPr>
    </w:p>
    <w:sectPr w:rsidR="00C16F85" w:rsidSect="003C5D66">
      <w:headerReference w:type="default" r:id="rId10"/>
      <w:footerReference w:type="default" r:id="rId11"/>
      <w:pgSz w:w="11900" w:h="16840"/>
      <w:pgMar w:top="1418" w:right="1134" w:bottom="1134" w:left="1134" w:header="709" w:footer="709" w:gutter="0"/>
      <w:cols w:space="708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ndrew Scott" w:date="2012-09-28T09:55:00Z" w:initials="D">
    <w:p w14:paraId="73EDB04D" w14:textId="77777777" w:rsidR="00A60173" w:rsidRDefault="00A60173">
      <w:pPr>
        <w:pStyle w:val="CommentText"/>
      </w:pPr>
      <w:r>
        <w:rPr>
          <w:rStyle w:val="CommentReference"/>
        </w:rPr>
        <w:annotationRef/>
      </w:r>
      <w:r>
        <w:t>The system needs a name – this is not a serious suggestion!</w:t>
      </w:r>
    </w:p>
  </w:comment>
  <w:comment w:id="1" w:author="Dave Mear" w:date="2012-09-28T15:52:00Z" w:initials="DSM">
    <w:p w14:paraId="00916F77" w14:textId="77777777" w:rsidR="000F3445" w:rsidRDefault="000F3445">
      <w:pPr>
        <w:pStyle w:val="CommentText"/>
      </w:pPr>
      <w:r>
        <w:rPr>
          <w:rStyle w:val="CommentReference"/>
        </w:rPr>
        <w:annotationRef/>
      </w:r>
      <w:r>
        <w:t>Just Cause and Effects?</w:t>
      </w:r>
    </w:p>
  </w:comment>
  <w:comment w:id="2" w:author="Dave Mear" w:date="2012-09-28T15:51:00Z" w:initials="DSM">
    <w:p w14:paraId="666DD483" w14:textId="77777777" w:rsidR="000F3445" w:rsidRDefault="000F3445">
      <w:pPr>
        <w:pStyle w:val="CommentText"/>
      </w:pPr>
      <w:r>
        <w:rPr>
          <w:rStyle w:val="CommentReference"/>
        </w:rPr>
        <w:annotationRef/>
      </w:r>
      <w:r>
        <w:t>Strictly subdevices, because some devices contain both/either input and/or output subdevices</w:t>
      </w:r>
    </w:p>
  </w:comment>
  <w:comment w:id="3" w:author="Dave Mear" w:date="2012-10-02T11:02:00Z" w:initials="DSM">
    <w:p w14:paraId="56791D04" w14:textId="6E8EB500" w:rsidR="007A4EA5" w:rsidRDefault="007A4EA5">
      <w:pPr>
        <w:pStyle w:val="CommentText"/>
      </w:pPr>
      <w:r>
        <w:rPr>
          <w:rStyle w:val="CommentReference"/>
        </w:rPr>
        <w:annotationRef/>
      </w:r>
      <w:r>
        <w:t>They are the individual elements of a device, for example an IO device might have 3 inputs and an output wired. Each of these is a sub-device. A detector may also have a beacon. The detector is an input sub-device, the beacon an output sub-device. To keep things simple, even things that are a simple element are also subdevices (of themselves), which may seem counter-intuitive but if you don’t do this all sorts of confusion can (and in the early days did) arise. There are even devices where the sub-devices can spread over more than one zone! But don’t ask me to tell you which one. I have been told many times but it goes in one ear and out the other.</w:t>
      </w:r>
    </w:p>
  </w:comment>
  <w:comment w:id="4" w:author="Dave Mear" w:date="2012-10-02T11:04:00Z" w:initials="DSM">
    <w:p w14:paraId="73C2BA28" w14:textId="021FA0B3" w:rsidR="007A4EA5" w:rsidRDefault="007A4EA5">
      <w:pPr>
        <w:pStyle w:val="CommentText"/>
      </w:pPr>
      <w:r>
        <w:rPr>
          <w:rStyle w:val="CommentReference"/>
        </w:rPr>
        <w:annotationRef/>
      </w:r>
      <w:r>
        <w:t xml:space="preserve">I think you mean Cause and Effects Block here. I didn’t realise what you meant last time. I think block is a better </w:t>
      </w:r>
      <w:proofErr w:type="spellStart"/>
      <w:r>
        <w:t>term</w:t>
      </w:r>
      <w:proofErr w:type="spellEnd"/>
      <w:r>
        <w:t xml:space="preserve"> than function. A block may contain many ‘functions’ if there were such a thing. </w:t>
      </w:r>
    </w:p>
  </w:comment>
  <w:comment w:id="5" w:author="Dave Mear" w:date="2012-10-02T11:09:00Z" w:initials="DSM">
    <w:p w14:paraId="5FC8B4CA" w14:textId="7CC61419" w:rsidR="00742EA0" w:rsidRDefault="00742EA0">
      <w:pPr>
        <w:pStyle w:val="CommentText"/>
      </w:pPr>
      <w:r>
        <w:rPr>
          <w:rStyle w:val="CommentReference"/>
        </w:rPr>
        <w:annotationRef/>
      </w:r>
      <w:r>
        <w:t>I am not sure what the current restriction is. You may be right.</w:t>
      </w:r>
    </w:p>
  </w:comment>
  <w:comment w:id="44" w:author="Dave Mear" w:date="2012-10-02T11:35:00Z" w:initials="DSM">
    <w:p w14:paraId="6F1D8544" w14:textId="16F22FFE" w:rsidR="00573EAB" w:rsidRDefault="00573EAB">
      <w:pPr>
        <w:pStyle w:val="CommentText"/>
      </w:pPr>
      <w:r>
        <w:rPr>
          <w:rStyle w:val="CommentReference"/>
        </w:rPr>
        <w:annotationRef/>
      </w:r>
      <w:r>
        <w:t>In the same way that states are linked to input groups Actions are linked to output objects. They are user defined – an action contains a sequence, which like an Input group is user defined. Part of that definition is to specify what type of output objects they act on. So – can’t list all possible actions – the list is infinite (well as near as makes no difference)</w:t>
      </w:r>
    </w:p>
  </w:comment>
  <w:comment w:id="45" w:author="Dave Mear" w:date="2012-10-02T11:40:00Z" w:initials="DSM">
    <w:p w14:paraId="6427EA27" w14:textId="7D6D1BFA" w:rsidR="00573EAB" w:rsidRDefault="00573EAB">
      <w:pPr>
        <w:pStyle w:val="CommentText"/>
      </w:pPr>
      <w:r>
        <w:rPr>
          <w:rStyle w:val="CommentReference"/>
        </w:rPr>
        <w:annotationRef/>
      </w:r>
      <w:r w:rsidR="0028352C">
        <w:t>Be careful here. Yes, there are Output groups, but here I think that you are referring the C&amp;E tree, where you are talking about output objects, which may indeed be output groups, but can also be input groups, zones, modes….</w:t>
      </w:r>
    </w:p>
    <w:p w14:paraId="5DD74220" w14:textId="2610ACA7" w:rsidR="0028352C" w:rsidRDefault="0028352C">
      <w:pPr>
        <w:pStyle w:val="CommentText"/>
      </w:pPr>
      <w:r>
        <w:t xml:space="preserve">(I assume this because you list Actions in the preceding </w:t>
      </w:r>
      <w:r>
        <w:t>paragraph)</w:t>
      </w:r>
      <w:bookmarkStart w:id="46" w:name="_GoBack"/>
      <w:bookmarkEnd w:id="46"/>
    </w:p>
  </w:comment>
  <w:comment w:id="47" w:author="Dave Mear" w:date="2012-10-02T11:12:00Z" w:initials="DSM">
    <w:p w14:paraId="041F5819" w14:textId="46C0FD5D" w:rsidR="00742EA0" w:rsidRDefault="00742EA0">
      <w:pPr>
        <w:pStyle w:val="CommentText"/>
      </w:pPr>
      <w:r>
        <w:rPr>
          <w:rStyle w:val="CommentReference"/>
        </w:rPr>
        <w:annotationRef/>
      </w:r>
      <w:r>
        <w:t>Not true. The examples you have been given do, but it is not a requirement, it is just the way Ant does things. A system does not need to use modes – it just can.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1B7627" w14:textId="77777777" w:rsidR="000A301A" w:rsidRDefault="000A301A" w:rsidP="003501C2">
      <w:r>
        <w:separator/>
      </w:r>
    </w:p>
  </w:endnote>
  <w:endnote w:type="continuationSeparator" w:id="0">
    <w:p w14:paraId="35340DF4" w14:textId="77777777" w:rsidR="000A301A" w:rsidRDefault="000A301A" w:rsidP="0035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41D7DA" w14:textId="77777777" w:rsidR="00A60173" w:rsidRPr="003501C2" w:rsidRDefault="00A60173" w:rsidP="003501C2">
    <w:pPr>
      <w:pStyle w:val="Footer"/>
      <w:jc w:val="center"/>
      <w:rPr>
        <w:rFonts w:ascii="Arial" w:hAnsi="Arial" w:cs="Arial"/>
        <w:sz w:val="18"/>
        <w:szCs w:val="18"/>
      </w:rPr>
    </w:pPr>
    <w:r w:rsidRPr="003501C2">
      <w:rPr>
        <w:rFonts w:ascii="Arial" w:hAnsi="Arial" w:cs="Arial"/>
        <w:sz w:val="18"/>
        <w:szCs w:val="18"/>
        <w:lang w:bidi="en-US"/>
      </w:rPr>
      <w:t xml:space="preserve">Page </w:t>
    </w:r>
    <w:r w:rsidRPr="003501C2">
      <w:rPr>
        <w:rFonts w:ascii="Arial" w:hAnsi="Arial" w:cs="Arial"/>
        <w:sz w:val="18"/>
        <w:szCs w:val="18"/>
        <w:lang w:bidi="en-US"/>
      </w:rPr>
      <w:fldChar w:fldCharType="begin"/>
    </w:r>
    <w:r w:rsidRPr="003501C2">
      <w:rPr>
        <w:rFonts w:ascii="Arial" w:hAnsi="Arial" w:cs="Arial"/>
        <w:sz w:val="18"/>
        <w:szCs w:val="18"/>
        <w:lang w:bidi="en-US"/>
      </w:rPr>
      <w:instrText xml:space="preserve"> PAGE </w:instrText>
    </w:r>
    <w:r w:rsidRPr="003501C2">
      <w:rPr>
        <w:rFonts w:ascii="Arial" w:hAnsi="Arial" w:cs="Arial"/>
        <w:sz w:val="18"/>
        <w:szCs w:val="18"/>
        <w:lang w:bidi="en-US"/>
      </w:rPr>
      <w:fldChar w:fldCharType="separate"/>
    </w:r>
    <w:r w:rsidR="0028352C">
      <w:rPr>
        <w:rFonts w:ascii="Arial" w:hAnsi="Arial" w:cs="Arial"/>
        <w:noProof/>
        <w:sz w:val="18"/>
        <w:szCs w:val="18"/>
        <w:lang w:bidi="en-US"/>
      </w:rPr>
      <w:t>2</w:t>
    </w:r>
    <w:r w:rsidRPr="003501C2">
      <w:rPr>
        <w:rFonts w:ascii="Arial" w:hAnsi="Arial" w:cs="Arial"/>
        <w:sz w:val="18"/>
        <w:szCs w:val="18"/>
        <w:lang w:bidi="en-US"/>
      </w:rPr>
      <w:fldChar w:fldCharType="end"/>
    </w:r>
    <w:r w:rsidRPr="003501C2">
      <w:rPr>
        <w:rFonts w:ascii="Arial" w:hAnsi="Arial" w:cs="Arial"/>
        <w:sz w:val="18"/>
        <w:szCs w:val="18"/>
        <w:lang w:bidi="en-US"/>
      </w:rPr>
      <w:t xml:space="preserve"> of </w:t>
    </w:r>
    <w:r w:rsidRPr="003501C2">
      <w:rPr>
        <w:rFonts w:ascii="Arial" w:hAnsi="Arial" w:cs="Arial"/>
        <w:sz w:val="18"/>
        <w:szCs w:val="18"/>
        <w:lang w:bidi="en-US"/>
      </w:rPr>
      <w:fldChar w:fldCharType="begin"/>
    </w:r>
    <w:r w:rsidRPr="003501C2">
      <w:rPr>
        <w:rFonts w:ascii="Arial" w:hAnsi="Arial" w:cs="Arial"/>
        <w:sz w:val="18"/>
        <w:szCs w:val="18"/>
        <w:lang w:bidi="en-US"/>
      </w:rPr>
      <w:instrText xml:space="preserve"> NUMPAGES </w:instrText>
    </w:r>
    <w:r w:rsidRPr="003501C2">
      <w:rPr>
        <w:rFonts w:ascii="Arial" w:hAnsi="Arial" w:cs="Arial"/>
        <w:sz w:val="18"/>
        <w:szCs w:val="18"/>
        <w:lang w:bidi="en-US"/>
      </w:rPr>
      <w:fldChar w:fldCharType="separate"/>
    </w:r>
    <w:r w:rsidR="0028352C">
      <w:rPr>
        <w:rFonts w:ascii="Arial" w:hAnsi="Arial" w:cs="Arial"/>
        <w:noProof/>
        <w:sz w:val="18"/>
        <w:szCs w:val="18"/>
        <w:lang w:bidi="en-US"/>
      </w:rPr>
      <w:t>2</w:t>
    </w:r>
    <w:r w:rsidRPr="003501C2">
      <w:rPr>
        <w:rFonts w:ascii="Arial" w:hAnsi="Arial" w:cs="Arial"/>
        <w:sz w:val="18"/>
        <w:szCs w:val="18"/>
        <w:lang w:bidi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C9DDA1" w14:textId="77777777" w:rsidR="000A301A" w:rsidRDefault="000A301A" w:rsidP="003501C2">
      <w:r>
        <w:separator/>
      </w:r>
    </w:p>
  </w:footnote>
  <w:footnote w:type="continuationSeparator" w:id="0">
    <w:p w14:paraId="3C646D87" w14:textId="77777777" w:rsidR="000A301A" w:rsidRDefault="000A301A" w:rsidP="00350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38928" w14:textId="77777777" w:rsidR="00A60173" w:rsidRPr="003501C2" w:rsidRDefault="00A60173" w:rsidP="00FC5824">
    <w:pPr>
      <w:pStyle w:val="Header"/>
      <w:jc w:val="center"/>
      <w:rPr>
        <w:rFonts w:ascii="Arial" w:hAnsi="Arial" w:cs="Arial"/>
        <w:b/>
        <w:lang w:bidi="en-US"/>
      </w:rPr>
    </w:pPr>
    <w:r w:rsidRPr="003501C2">
      <w:rPr>
        <w:rFonts w:ascii="Arial" w:hAnsi="Arial" w:cs="Arial"/>
        <w:b/>
        <w:lang w:bidi="en-US"/>
      </w:rPr>
      <w:fldChar w:fldCharType="begin"/>
    </w:r>
    <w:r w:rsidRPr="003501C2">
      <w:rPr>
        <w:rFonts w:ascii="Arial" w:hAnsi="Arial" w:cs="Arial"/>
        <w:b/>
        <w:lang w:bidi="en-US"/>
      </w:rPr>
      <w:instrText xml:space="preserve"> FILENAME </w:instrText>
    </w:r>
    <w:r w:rsidRPr="003501C2">
      <w:rPr>
        <w:rFonts w:ascii="Arial" w:hAnsi="Arial" w:cs="Arial"/>
        <w:b/>
        <w:lang w:bidi="en-US"/>
      </w:rPr>
      <w:fldChar w:fldCharType="separate"/>
    </w:r>
    <w:r>
      <w:rPr>
        <w:rFonts w:ascii="Arial" w:hAnsi="Arial" w:cs="Arial"/>
        <w:b/>
        <w:noProof/>
        <w:lang w:bidi="en-US"/>
      </w:rPr>
      <w:t>ZFP PC Tools Help &amp; Manual.docx</w:t>
    </w:r>
    <w:r w:rsidRPr="003501C2">
      <w:rPr>
        <w:rFonts w:ascii="Arial" w:hAnsi="Arial" w:cs="Arial"/>
        <w:b/>
        <w:lang w:bidi="en-U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5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3F805E3D"/>
    <w:multiLevelType w:val="hybridMultilevel"/>
    <w:tmpl w:val="FCE237FC"/>
    <w:lvl w:ilvl="0" w:tplc="A0CA3FBC">
      <w:numFmt w:val="bullet"/>
      <w:lvlText w:val="-"/>
      <w:lvlJc w:val="left"/>
      <w:pPr>
        <w:tabs>
          <w:tab w:val="num" w:pos="-289"/>
        </w:tabs>
        <w:ind w:left="-289" w:hanging="360"/>
      </w:pPr>
      <w:rPr>
        <w:rFonts w:ascii="Times New Roman" w:eastAsia="Times New Roman" w:hAnsi="Times New Roman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431"/>
        </w:tabs>
        <w:ind w:left="431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151"/>
        </w:tabs>
        <w:ind w:left="1151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1871"/>
        </w:tabs>
        <w:ind w:left="1871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2591"/>
        </w:tabs>
        <w:ind w:left="2591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4751"/>
        </w:tabs>
        <w:ind w:left="4751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ascii="Wingdings" w:hAnsi="Wingdings" w:hint="default"/>
      </w:rPr>
    </w:lvl>
  </w:abstractNum>
  <w:abstractNum w:abstractNumId="2">
    <w:nsid w:val="428F17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8E9649D"/>
    <w:multiLevelType w:val="hybridMultilevel"/>
    <w:tmpl w:val="F482CCD8"/>
    <w:lvl w:ilvl="0" w:tplc="6E365B5C">
      <w:numFmt w:val="bullet"/>
      <w:lvlText w:val="-"/>
      <w:lvlJc w:val="left"/>
      <w:pPr>
        <w:tabs>
          <w:tab w:val="num" w:pos="-349"/>
        </w:tabs>
        <w:ind w:left="-349" w:hanging="360"/>
      </w:pPr>
      <w:rPr>
        <w:rFonts w:ascii="Times New Roman" w:eastAsia="Times New Roman" w:hAnsi="Times New Roman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FC"/>
    <w:rsid w:val="00015347"/>
    <w:rsid w:val="000218FC"/>
    <w:rsid w:val="00032286"/>
    <w:rsid w:val="00052AA0"/>
    <w:rsid w:val="00083AC5"/>
    <w:rsid w:val="0008756B"/>
    <w:rsid w:val="0009545F"/>
    <w:rsid w:val="000A301A"/>
    <w:rsid w:val="000A5EFC"/>
    <w:rsid w:val="000C5575"/>
    <w:rsid w:val="000C6051"/>
    <w:rsid w:val="000D71A4"/>
    <w:rsid w:val="000E416F"/>
    <w:rsid w:val="000F00C6"/>
    <w:rsid w:val="000F2A70"/>
    <w:rsid w:val="000F3445"/>
    <w:rsid w:val="00100E3D"/>
    <w:rsid w:val="00106C55"/>
    <w:rsid w:val="0010722C"/>
    <w:rsid w:val="00127558"/>
    <w:rsid w:val="00143E6E"/>
    <w:rsid w:val="00154F9D"/>
    <w:rsid w:val="00156ADB"/>
    <w:rsid w:val="001726B0"/>
    <w:rsid w:val="0017358A"/>
    <w:rsid w:val="00192366"/>
    <w:rsid w:val="001934BE"/>
    <w:rsid w:val="001A17CA"/>
    <w:rsid w:val="001F27CF"/>
    <w:rsid w:val="00275619"/>
    <w:rsid w:val="0028352C"/>
    <w:rsid w:val="0028547C"/>
    <w:rsid w:val="002A083B"/>
    <w:rsid w:val="002E72A9"/>
    <w:rsid w:val="002E787D"/>
    <w:rsid w:val="00331979"/>
    <w:rsid w:val="0034061D"/>
    <w:rsid w:val="003434A5"/>
    <w:rsid w:val="003463D7"/>
    <w:rsid w:val="003501C2"/>
    <w:rsid w:val="0035176A"/>
    <w:rsid w:val="00357B22"/>
    <w:rsid w:val="00376C47"/>
    <w:rsid w:val="003A1E42"/>
    <w:rsid w:val="003C3E74"/>
    <w:rsid w:val="003C5D66"/>
    <w:rsid w:val="003D4A45"/>
    <w:rsid w:val="004073E4"/>
    <w:rsid w:val="0042119F"/>
    <w:rsid w:val="00423733"/>
    <w:rsid w:val="00424892"/>
    <w:rsid w:val="0042546A"/>
    <w:rsid w:val="0043015A"/>
    <w:rsid w:val="0044425B"/>
    <w:rsid w:val="00457649"/>
    <w:rsid w:val="00485312"/>
    <w:rsid w:val="004947C3"/>
    <w:rsid w:val="004A1F6D"/>
    <w:rsid w:val="004B1E38"/>
    <w:rsid w:val="004E4CDD"/>
    <w:rsid w:val="004E7AF1"/>
    <w:rsid w:val="004F1624"/>
    <w:rsid w:val="004F4493"/>
    <w:rsid w:val="004F7C1E"/>
    <w:rsid w:val="005024CE"/>
    <w:rsid w:val="0052296D"/>
    <w:rsid w:val="0053123F"/>
    <w:rsid w:val="00573EAB"/>
    <w:rsid w:val="00576421"/>
    <w:rsid w:val="00582D7D"/>
    <w:rsid w:val="005B7AAB"/>
    <w:rsid w:val="005C72C9"/>
    <w:rsid w:val="005E719E"/>
    <w:rsid w:val="005F3A15"/>
    <w:rsid w:val="00601C77"/>
    <w:rsid w:val="0061356E"/>
    <w:rsid w:val="006451A3"/>
    <w:rsid w:val="00647E74"/>
    <w:rsid w:val="00674AC1"/>
    <w:rsid w:val="00696C4E"/>
    <w:rsid w:val="006A2118"/>
    <w:rsid w:val="006A3295"/>
    <w:rsid w:val="006A501F"/>
    <w:rsid w:val="006D2EF3"/>
    <w:rsid w:val="006D7DB4"/>
    <w:rsid w:val="006E1EEF"/>
    <w:rsid w:val="006E40BD"/>
    <w:rsid w:val="0072373D"/>
    <w:rsid w:val="0072611E"/>
    <w:rsid w:val="00737C76"/>
    <w:rsid w:val="00742EA0"/>
    <w:rsid w:val="007461EA"/>
    <w:rsid w:val="00763087"/>
    <w:rsid w:val="007703E9"/>
    <w:rsid w:val="007755CE"/>
    <w:rsid w:val="007801B4"/>
    <w:rsid w:val="00781206"/>
    <w:rsid w:val="00781C3E"/>
    <w:rsid w:val="007A4EA5"/>
    <w:rsid w:val="007C6CB3"/>
    <w:rsid w:val="00805B8E"/>
    <w:rsid w:val="00814110"/>
    <w:rsid w:val="00823A96"/>
    <w:rsid w:val="00844D74"/>
    <w:rsid w:val="008600E4"/>
    <w:rsid w:val="00862F6F"/>
    <w:rsid w:val="00892930"/>
    <w:rsid w:val="00896799"/>
    <w:rsid w:val="008C4FA2"/>
    <w:rsid w:val="008C65C3"/>
    <w:rsid w:val="008D244F"/>
    <w:rsid w:val="008F6EDC"/>
    <w:rsid w:val="009112D1"/>
    <w:rsid w:val="00937526"/>
    <w:rsid w:val="009377A5"/>
    <w:rsid w:val="00940936"/>
    <w:rsid w:val="00962855"/>
    <w:rsid w:val="009634FC"/>
    <w:rsid w:val="00993B0C"/>
    <w:rsid w:val="009A287C"/>
    <w:rsid w:val="009B2E06"/>
    <w:rsid w:val="009D40C9"/>
    <w:rsid w:val="009F3603"/>
    <w:rsid w:val="00A0789F"/>
    <w:rsid w:val="00A60173"/>
    <w:rsid w:val="00A61870"/>
    <w:rsid w:val="00A7624B"/>
    <w:rsid w:val="00A9132F"/>
    <w:rsid w:val="00AD249E"/>
    <w:rsid w:val="00AE409D"/>
    <w:rsid w:val="00AF484F"/>
    <w:rsid w:val="00B06451"/>
    <w:rsid w:val="00B22CAD"/>
    <w:rsid w:val="00B271B4"/>
    <w:rsid w:val="00B3124C"/>
    <w:rsid w:val="00B35B58"/>
    <w:rsid w:val="00B44811"/>
    <w:rsid w:val="00B6586B"/>
    <w:rsid w:val="00B677B5"/>
    <w:rsid w:val="00B757C7"/>
    <w:rsid w:val="00B773E4"/>
    <w:rsid w:val="00B802A4"/>
    <w:rsid w:val="00B91EFB"/>
    <w:rsid w:val="00BE42AB"/>
    <w:rsid w:val="00BE7D75"/>
    <w:rsid w:val="00C06CB6"/>
    <w:rsid w:val="00C0750D"/>
    <w:rsid w:val="00C16F85"/>
    <w:rsid w:val="00C257CD"/>
    <w:rsid w:val="00C271E3"/>
    <w:rsid w:val="00C34A17"/>
    <w:rsid w:val="00C42D12"/>
    <w:rsid w:val="00C50331"/>
    <w:rsid w:val="00C53052"/>
    <w:rsid w:val="00C53439"/>
    <w:rsid w:val="00C573DC"/>
    <w:rsid w:val="00C85720"/>
    <w:rsid w:val="00CB6816"/>
    <w:rsid w:val="00CC463A"/>
    <w:rsid w:val="00D029F3"/>
    <w:rsid w:val="00D232F4"/>
    <w:rsid w:val="00D31611"/>
    <w:rsid w:val="00D45571"/>
    <w:rsid w:val="00D4595D"/>
    <w:rsid w:val="00D7064D"/>
    <w:rsid w:val="00D83977"/>
    <w:rsid w:val="00D863CA"/>
    <w:rsid w:val="00D95419"/>
    <w:rsid w:val="00DA776F"/>
    <w:rsid w:val="00DB1FEB"/>
    <w:rsid w:val="00DB45D3"/>
    <w:rsid w:val="00DB5883"/>
    <w:rsid w:val="00DD1C06"/>
    <w:rsid w:val="00DD4119"/>
    <w:rsid w:val="00E04330"/>
    <w:rsid w:val="00E17041"/>
    <w:rsid w:val="00E36678"/>
    <w:rsid w:val="00E42CA4"/>
    <w:rsid w:val="00E617D4"/>
    <w:rsid w:val="00E72770"/>
    <w:rsid w:val="00E86783"/>
    <w:rsid w:val="00E91189"/>
    <w:rsid w:val="00E954E3"/>
    <w:rsid w:val="00EB14ED"/>
    <w:rsid w:val="00EC41A2"/>
    <w:rsid w:val="00EE4172"/>
    <w:rsid w:val="00EE4BE3"/>
    <w:rsid w:val="00EF4571"/>
    <w:rsid w:val="00F2397F"/>
    <w:rsid w:val="00F431C2"/>
    <w:rsid w:val="00F47FD2"/>
    <w:rsid w:val="00F67D9F"/>
    <w:rsid w:val="00F84610"/>
    <w:rsid w:val="00F92D54"/>
    <w:rsid w:val="00FA6802"/>
    <w:rsid w:val="00FA7569"/>
    <w:rsid w:val="00FC5824"/>
    <w:rsid w:val="00FE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14BA3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CA"/>
    <w:pPr>
      <w:keepNext/>
      <w:spacing w:before="240" w:after="60"/>
      <w:outlineLvl w:val="1"/>
    </w:pPr>
    <w:rPr>
      <w:rFonts w:ascii="Calibri" w:eastAsia="MS Gothic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1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E7C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501C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501C2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501C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501C2"/>
    <w:rPr>
      <w:sz w:val="24"/>
      <w:szCs w:val="24"/>
      <w:lang w:val="en-GB" w:eastAsia="en-US"/>
    </w:rPr>
  </w:style>
  <w:style w:type="character" w:styleId="Hyperlink">
    <w:name w:val="Hyperlink"/>
    <w:uiPriority w:val="99"/>
    <w:unhideWhenUsed/>
    <w:rsid w:val="00D45571"/>
    <w:rPr>
      <w:color w:val="0000FF"/>
      <w:u w:val="single"/>
    </w:rPr>
  </w:style>
  <w:style w:type="paragraph" w:customStyle="1" w:styleId="HeadingA1">
    <w:name w:val="Heading A1"/>
    <w:basedOn w:val="Normal"/>
    <w:next w:val="BodyText1"/>
    <w:autoRedefine/>
    <w:qFormat/>
    <w:rsid w:val="00FA6802"/>
    <w:pPr>
      <w:spacing w:before="120" w:after="60"/>
    </w:pPr>
    <w:rPr>
      <w:rFonts w:ascii="Arial" w:hAnsi="Arial" w:cs="Arial"/>
      <w:b/>
      <w:sz w:val="28"/>
      <w:szCs w:val="28"/>
    </w:rPr>
  </w:style>
  <w:style w:type="paragraph" w:customStyle="1" w:styleId="HeadingA2">
    <w:name w:val="Heading A2"/>
    <w:basedOn w:val="Normal"/>
    <w:next w:val="BodyText1"/>
    <w:autoRedefine/>
    <w:qFormat/>
    <w:rsid w:val="00FA6802"/>
    <w:pPr>
      <w:spacing w:before="120" w:after="60"/>
    </w:pPr>
    <w:rPr>
      <w:rFonts w:ascii="Arial" w:hAnsi="Arial" w:cs="Arial"/>
      <w:b/>
    </w:rPr>
  </w:style>
  <w:style w:type="paragraph" w:customStyle="1" w:styleId="HeadingA3">
    <w:name w:val="Heading A3"/>
    <w:basedOn w:val="Normal"/>
    <w:next w:val="BodyText1"/>
    <w:autoRedefine/>
    <w:qFormat/>
    <w:rsid w:val="00E42CA4"/>
    <w:pPr>
      <w:spacing w:before="120" w:after="60"/>
    </w:pPr>
    <w:rPr>
      <w:rFonts w:ascii="Arial" w:hAnsi="Arial" w:cs="Arial"/>
      <w:b/>
      <w:i/>
      <w:sz w:val="22"/>
    </w:rPr>
  </w:style>
  <w:style w:type="paragraph" w:customStyle="1" w:styleId="BodyText1">
    <w:name w:val="Body Text1"/>
    <w:basedOn w:val="Normal"/>
    <w:autoRedefine/>
    <w:qFormat/>
    <w:rsid w:val="00E42CA4"/>
    <w:pPr>
      <w:spacing w:after="60"/>
    </w:pPr>
    <w:rPr>
      <w:rFonts w:ascii="Arial" w:hAnsi="Arial" w:cs="Arial"/>
      <w:sz w:val="20"/>
      <w:szCs w:val="22"/>
    </w:rPr>
  </w:style>
  <w:style w:type="character" w:styleId="FollowedHyperlink">
    <w:name w:val="FollowedHyperlink"/>
    <w:uiPriority w:val="99"/>
    <w:semiHidden/>
    <w:unhideWhenUsed/>
    <w:rsid w:val="00D45571"/>
    <w:rPr>
      <w:color w:val="800080"/>
      <w:u w:val="single"/>
    </w:rPr>
  </w:style>
  <w:style w:type="character" w:customStyle="1" w:styleId="Heading2Char">
    <w:name w:val="Heading 2 Char"/>
    <w:link w:val="Heading2"/>
    <w:uiPriority w:val="9"/>
    <w:rsid w:val="001A17CA"/>
    <w:rPr>
      <w:rFonts w:ascii="Calibri" w:eastAsia="MS Gothic" w:hAnsi="Calibri" w:cs="Times New Roman"/>
      <w:b/>
      <w:bCs/>
      <w:i/>
      <w:iCs/>
      <w:sz w:val="28"/>
      <w:szCs w:val="28"/>
      <w:lang w:val="en-GB"/>
    </w:rPr>
  </w:style>
  <w:style w:type="paragraph" w:customStyle="1" w:styleId="HeadingA4">
    <w:name w:val="Heading A4"/>
    <w:basedOn w:val="HeadingA3"/>
    <w:next w:val="BodyText1"/>
    <w:autoRedefine/>
    <w:qFormat/>
    <w:rsid w:val="00EC41A2"/>
    <w:rPr>
      <w:b w:val="0"/>
    </w:rPr>
  </w:style>
  <w:style w:type="character" w:styleId="CommentReference">
    <w:name w:val="annotation reference"/>
    <w:uiPriority w:val="99"/>
    <w:semiHidden/>
    <w:unhideWhenUsed/>
    <w:rsid w:val="00862F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2F6F"/>
  </w:style>
  <w:style w:type="character" w:customStyle="1" w:styleId="CommentTextChar">
    <w:name w:val="Comment Text Char"/>
    <w:link w:val="CommentText"/>
    <w:uiPriority w:val="99"/>
    <w:semiHidden/>
    <w:rsid w:val="00862F6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F6F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862F6F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51A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CA"/>
    <w:pPr>
      <w:keepNext/>
      <w:spacing w:before="240" w:after="60"/>
      <w:outlineLvl w:val="1"/>
    </w:pPr>
    <w:rPr>
      <w:rFonts w:ascii="Calibri" w:eastAsia="MS Gothic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1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E7C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501C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501C2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501C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501C2"/>
    <w:rPr>
      <w:sz w:val="24"/>
      <w:szCs w:val="24"/>
      <w:lang w:val="en-GB" w:eastAsia="en-US"/>
    </w:rPr>
  </w:style>
  <w:style w:type="character" w:styleId="Hyperlink">
    <w:name w:val="Hyperlink"/>
    <w:uiPriority w:val="99"/>
    <w:unhideWhenUsed/>
    <w:rsid w:val="00D45571"/>
    <w:rPr>
      <w:color w:val="0000FF"/>
      <w:u w:val="single"/>
    </w:rPr>
  </w:style>
  <w:style w:type="paragraph" w:customStyle="1" w:styleId="HeadingA1">
    <w:name w:val="Heading A1"/>
    <w:basedOn w:val="Normal"/>
    <w:next w:val="BodyText1"/>
    <w:autoRedefine/>
    <w:qFormat/>
    <w:rsid w:val="00FA6802"/>
    <w:pPr>
      <w:spacing w:before="120" w:after="60"/>
    </w:pPr>
    <w:rPr>
      <w:rFonts w:ascii="Arial" w:hAnsi="Arial" w:cs="Arial"/>
      <w:b/>
      <w:sz w:val="28"/>
      <w:szCs w:val="28"/>
    </w:rPr>
  </w:style>
  <w:style w:type="paragraph" w:customStyle="1" w:styleId="HeadingA2">
    <w:name w:val="Heading A2"/>
    <w:basedOn w:val="Normal"/>
    <w:next w:val="BodyText1"/>
    <w:autoRedefine/>
    <w:qFormat/>
    <w:rsid w:val="00FA6802"/>
    <w:pPr>
      <w:spacing w:before="120" w:after="60"/>
    </w:pPr>
    <w:rPr>
      <w:rFonts w:ascii="Arial" w:hAnsi="Arial" w:cs="Arial"/>
      <w:b/>
    </w:rPr>
  </w:style>
  <w:style w:type="paragraph" w:customStyle="1" w:styleId="HeadingA3">
    <w:name w:val="Heading A3"/>
    <w:basedOn w:val="Normal"/>
    <w:next w:val="BodyText1"/>
    <w:autoRedefine/>
    <w:qFormat/>
    <w:rsid w:val="00E42CA4"/>
    <w:pPr>
      <w:spacing w:before="120" w:after="60"/>
    </w:pPr>
    <w:rPr>
      <w:rFonts w:ascii="Arial" w:hAnsi="Arial" w:cs="Arial"/>
      <w:b/>
      <w:i/>
      <w:sz w:val="22"/>
    </w:rPr>
  </w:style>
  <w:style w:type="paragraph" w:customStyle="1" w:styleId="BodyText1">
    <w:name w:val="Body Text1"/>
    <w:basedOn w:val="Normal"/>
    <w:autoRedefine/>
    <w:qFormat/>
    <w:rsid w:val="00E42CA4"/>
    <w:pPr>
      <w:spacing w:after="60"/>
    </w:pPr>
    <w:rPr>
      <w:rFonts w:ascii="Arial" w:hAnsi="Arial" w:cs="Arial"/>
      <w:sz w:val="20"/>
      <w:szCs w:val="22"/>
    </w:rPr>
  </w:style>
  <w:style w:type="character" w:styleId="FollowedHyperlink">
    <w:name w:val="FollowedHyperlink"/>
    <w:uiPriority w:val="99"/>
    <w:semiHidden/>
    <w:unhideWhenUsed/>
    <w:rsid w:val="00D45571"/>
    <w:rPr>
      <w:color w:val="800080"/>
      <w:u w:val="single"/>
    </w:rPr>
  </w:style>
  <w:style w:type="character" w:customStyle="1" w:styleId="Heading2Char">
    <w:name w:val="Heading 2 Char"/>
    <w:link w:val="Heading2"/>
    <w:uiPriority w:val="9"/>
    <w:rsid w:val="001A17CA"/>
    <w:rPr>
      <w:rFonts w:ascii="Calibri" w:eastAsia="MS Gothic" w:hAnsi="Calibri" w:cs="Times New Roman"/>
      <w:b/>
      <w:bCs/>
      <w:i/>
      <w:iCs/>
      <w:sz w:val="28"/>
      <w:szCs w:val="28"/>
      <w:lang w:val="en-GB"/>
    </w:rPr>
  </w:style>
  <w:style w:type="paragraph" w:customStyle="1" w:styleId="HeadingA4">
    <w:name w:val="Heading A4"/>
    <w:basedOn w:val="HeadingA3"/>
    <w:next w:val="BodyText1"/>
    <w:autoRedefine/>
    <w:qFormat/>
    <w:rsid w:val="00EC41A2"/>
    <w:rPr>
      <w:b w:val="0"/>
    </w:rPr>
  </w:style>
  <w:style w:type="character" w:styleId="CommentReference">
    <w:name w:val="annotation reference"/>
    <w:uiPriority w:val="99"/>
    <w:semiHidden/>
    <w:unhideWhenUsed/>
    <w:rsid w:val="00862F6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2F6F"/>
  </w:style>
  <w:style w:type="character" w:customStyle="1" w:styleId="CommentTextChar">
    <w:name w:val="Comment Text Char"/>
    <w:link w:val="CommentText"/>
    <w:uiPriority w:val="99"/>
    <w:semiHidden/>
    <w:rsid w:val="00862F6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F6F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862F6F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51A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8AB9F-79DD-4310-9AB2-CC7736B5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6656</CharactersWithSpaces>
  <SharedDoc>false</SharedDoc>
  <HLinks>
    <vt:vector size="600" baseType="variant">
      <vt:variant>
        <vt:i4>2949148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Input_device</vt:lpwstr>
      </vt:variant>
      <vt:variant>
        <vt:i4>2949148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Input_device</vt:lpwstr>
      </vt:variant>
      <vt:variant>
        <vt:i4>2949148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Input_device</vt:lpwstr>
      </vt:variant>
      <vt:variant>
        <vt:i4>2949148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Input_device</vt:lpwstr>
      </vt:variant>
      <vt:variant>
        <vt:i4>6881375</vt:i4>
      </vt:variant>
      <vt:variant>
        <vt:i4>19520</vt:i4>
      </vt:variant>
      <vt:variant>
        <vt:i4>1025</vt:i4>
      </vt:variant>
      <vt:variant>
        <vt:i4>1</vt:i4>
      </vt:variant>
      <vt:variant>
        <vt:lpwstr>Aspirating detector</vt:lpwstr>
      </vt:variant>
      <vt:variant>
        <vt:lpwstr/>
      </vt:variant>
      <vt:variant>
        <vt:i4>6881375</vt:i4>
      </vt:variant>
      <vt:variant>
        <vt:i4>19522</vt:i4>
      </vt:variant>
      <vt:variant>
        <vt:i4>1026</vt:i4>
      </vt:variant>
      <vt:variant>
        <vt:i4>1</vt:i4>
      </vt:variant>
      <vt:variant>
        <vt:lpwstr>Aspirating detector</vt:lpwstr>
      </vt:variant>
      <vt:variant>
        <vt:lpwstr/>
      </vt:variant>
      <vt:variant>
        <vt:i4>6815852</vt:i4>
      </vt:variant>
      <vt:variant>
        <vt:i4>19547</vt:i4>
      </vt:variant>
      <vt:variant>
        <vt:i4>1027</vt:i4>
      </vt:variant>
      <vt:variant>
        <vt:i4>1</vt:i4>
      </vt:variant>
      <vt:variant>
        <vt:lpwstr>Beacon</vt:lpwstr>
      </vt:variant>
      <vt:variant>
        <vt:lpwstr/>
      </vt:variant>
      <vt:variant>
        <vt:i4>6815852</vt:i4>
      </vt:variant>
      <vt:variant>
        <vt:i4>19549</vt:i4>
      </vt:variant>
      <vt:variant>
        <vt:i4>1028</vt:i4>
      </vt:variant>
      <vt:variant>
        <vt:i4>1</vt:i4>
      </vt:variant>
      <vt:variant>
        <vt:lpwstr>Beacon</vt:lpwstr>
      </vt:variant>
      <vt:variant>
        <vt:lpwstr/>
      </vt:variant>
      <vt:variant>
        <vt:i4>983114</vt:i4>
      </vt:variant>
      <vt:variant>
        <vt:i4>19561</vt:i4>
      </vt:variant>
      <vt:variant>
        <vt:i4>1029</vt:i4>
      </vt:variant>
      <vt:variant>
        <vt:i4>1</vt:i4>
      </vt:variant>
      <vt:variant>
        <vt:lpwstr>Blue Switch Monitor copy</vt:lpwstr>
      </vt:variant>
      <vt:variant>
        <vt:lpwstr/>
      </vt:variant>
      <vt:variant>
        <vt:i4>983114</vt:i4>
      </vt:variant>
      <vt:variant>
        <vt:i4>19563</vt:i4>
      </vt:variant>
      <vt:variant>
        <vt:i4>1030</vt:i4>
      </vt:variant>
      <vt:variant>
        <vt:i4>1</vt:i4>
      </vt:variant>
      <vt:variant>
        <vt:lpwstr>Blue Switch Monitor copy</vt:lpwstr>
      </vt:variant>
      <vt:variant>
        <vt:lpwstr/>
      </vt:variant>
      <vt:variant>
        <vt:i4>3276907</vt:i4>
      </vt:variant>
      <vt:variant>
        <vt:i4>19593</vt:i4>
      </vt:variant>
      <vt:variant>
        <vt:i4>1031</vt:i4>
      </vt:variant>
      <vt:variant>
        <vt:i4>1</vt:i4>
      </vt:variant>
      <vt:variant>
        <vt:lpwstr>Blue UL Switch Monitor</vt:lpwstr>
      </vt:variant>
      <vt:variant>
        <vt:lpwstr/>
      </vt:variant>
      <vt:variant>
        <vt:i4>3276907</vt:i4>
      </vt:variant>
      <vt:variant>
        <vt:i4>19595</vt:i4>
      </vt:variant>
      <vt:variant>
        <vt:i4>1032</vt:i4>
      </vt:variant>
      <vt:variant>
        <vt:i4>1</vt:i4>
      </vt:variant>
      <vt:variant>
        <vt:lpwstr>Blue UL Switch Monitor</vt:lpwstr>
      </vt:variant>
      <vt:variant>
        <vt:lpwstr/>
      </vt:variant>
      <vt:variant>
        <vt:i4>2555980</vt:i4>
      </vt:variant>
      <vt:variant>
        <vt:i4>19623</vt:i4>
      </vt:variant>
      <vt:variant>
        <vt:i4>1033</vt:i4>
      </vt:variant>
      <vt:variant>
        <vt:i4>1</vt:i4>
      </vt:variant>
      <vt:variant>
        <vt:lpwstr>Cyan Switch Monitor</vt:lpwstr>
      </vt:variant>
      <vt:variant>
        <vt:lpwstr/>
      </vt:variant>
      <vt:variant>
        <vt:i4>2555980</vt:i4>
      </vt:variant>
      <vt:variant>
        <vt:i4>19625</vt:i4>
      </vt:variant>
      <vt:variant>
        <vt:i4>1034</vt:i4>
      </vt:variant>
      <vt:variant>
        <vt:i4>1</vt:i4>
      </vt:variant>
      <vt:variant>
        <vt:lpwstr>Cyan Switch Monitor</vt:lpwstr>
      </vt:variant>
      <vt:variant>
        <vt:lpwstr/>
      </vt:variant>
      <vt:variant>
        <vt:i4>2883710</vt:i4>
      </vt:variant>
      <vt:variant>
        <vt:i4>19650</vt:i4>
      </vt:variant>
      <vt:variant>
        <vt:i4>1035</vt:i4>
      </vt:variant>
      <vt:variant>
        <vt:i4>1</vt:i4>
      </vt:variant>
      <vt:variant>
        <vt:lpwstr>Cyan UL Switch Monitor</vt:lpwstr>
      </vt:variant>
      <vt:variant>
        <vt:lpwstr/>
      </vt:variant>
      <vt:variant>
        <vt:i4>2883710</vt:i4>
      </vt:variant>
      <vt:variant>
        <vt:i4>19652</vt:i4>
      </vt:variant>
      <vt:variant>
        <vt:i4>1036</vt:i4>
      </vt:variant>
      <vt:variant>
        <vt:i4>1</vt:i4>
      </vt:variant>
      <vt:variant>
        <vt:lpwstr>Cyan UL Switch Monitor</vt:lpwstr>
      </vt:variant>
      <vt:variant>
        <vt:lpwstr/>
      </vt:variant>
      <vt:variant>
        <vt:i4>2621443</vt:i4>
      </vt:variant>
      <vt:variant>
        <vt:i4>19680</vt:i4>
      </vt:variant>
      <vt:variant>
        <vt:i4>1037</vt:i4>
      </vt:variant>
      <vt:variant>
        <vt:i4>1</vt:i4>
      </vt:variant>
      <vt:variant>
        <vt:lpwstr>dis gas</vt:lpwstr>
      </vt:variant>
      <vt:variant>
        <vt:lpwstr/>
      </vt:variant>
      <vt:variant>
        <vt:i4>3735626</vt:i4>
      </vt:variant>
      <vt:variant>
        <vt:i4>19693</vt:i4>
      </vt:variant>
      <vt:variant>
        <vt:i4>1038</vt:i4>
      </vt:variant>
      <vt:variant>
        <vt:i4>1</vt:i4>
      </vt:variant>
      <vt:variant>
        <vt:lpwstr>dis hi temp</vt:lpwstr>
      </vt:variant>
      <vt:variant>
        <vt:lpwstr/>
      </vt:variant>
      <vt:variant>
        <vt:i4>2490384</vt:i4>
      </vt:variant>
      <vt:variant>
        <vt:i4>19711</vt:i4>
      </vt:variant>
      <vt:variant>
        <vt:i4>1039</vt:i4>
      </vt:variant>
      <vt:variant>
        <vt:i4>1</vt:i4>
      </vt:variant>
      <vt:variant>
        <vt:lpwstr>dis ion</vt:lpwstr>
      </vt:variant>
      <vt:variant>
        <vt:lpwstr/>
      </vt:variant>
      <vt:variant>
        <vt:i4>2752522</vt:i4>
      </vt:variant>
      <vt:variant>
        <vt:i4>19725</vt:i4>
      </vt:variant>
      <vt:variant>
        <vt:i4>1040</vt:i4>
      </vt:variant>
      <vt:variant>
        <vt:i4>1</vt:i4>
      </vt:variant>
      <vt:variant>
        <vt:lpwstr>dis mcp</vt:lpwstr>
      </vt:variant>
      <vt:variant>
        <vt:lpwstr/>
      </vt:variant>
      <vt:variant>
        <vt:i4>4718719</vt:i4>
      </vt:variant>
      <vt:variant>
        <vt:i4>19739</vt:i4>
      </vt:variant>
      <vt:variant>
        <vt:i4>1041</vt:i4>
      </vt:variant>
      <vt:variant>
        <vt:i4>1</vt:i4>
      </vt:variant>
      <vt:variant>
        <vt:lpwstr>dis multi</vt:lpwstr>
      </vt:variant>
      <vt:variant>
        <vt:lpwstr/>
      </vt:variant>
      <vt:variant>
        <vt:i4>3735564</vt:i4>
      </vt:variant>
      <vt:variant>
        <vt:i4>19755</vt:i4>
      </vt:variant>
      <vt:variant>
        <vt:i4>1042</vt:i4>
      </vt:variant>
      <vt:variant>
        <vt:i4>1</vt:i4>
      </vt:variant>
      <vt:variant>
        <vt:lpwstr>dis opt</vt:lpwstr>
      </vt:variant>
      <vt:variant>
        <vt:lpwstr/>
      </vt:variant>
      <vt:variant>
        <vt:i4>2949127</vt:i4>
      </vt:variant>
      <vt:variant>
        <vt:i4>19770</vt:i4>
      </vt:variant>
      <vt:variant>
        <vt:i4>1043</vt:i4>
      </vt:variant>
      <vt:variant>
        <vt:i4>1</vt:i4>
      </vt:variant>
      <vt:variant>
        <vt:lpwstr>dis sounder</vt:lpwstr>
      </vt:variant>
      <vt:variant>
        <vt:lpwstr/>
      </vt:variant>
      <vt:variant>
        <vt:i4>6029326</vt:i4>
      </vt:variant>
      <vt:variant>
        <vt:i4>19788</vt:i4>
      </vt:variant>
      <vt:variant>
        <vt:i4>1044</vt:i4>
      </vt:variant>
      <vt:variant>
        <vt:i4>1</vt:i4>
      </vt:variant>
      <vt:variant>
        <vt:lpwstr>dis temp</vt:lpwstr>
      </vt:variant>
      <vt:variant>
        <vt:lpwstr/>
      </vt:variant>
      <vt:variant>
        <vt:i4>4718616</vt:i4>
      </vt:variant>
      <vt:variant>
        <vt:i4>19803</vt:i4>
      </vt:variant>
      <vt:variant>
        <vt:i4>1045</vt:i4>
      </vt:variant>
      <vt:variant>
        <vt:i4>1</vt:i4>
      </vt:variant>
      <vt:variant>
        <vt:lpwstr>Dual Priority Switch Monitor</vt:lpwstr>
      </vt:variant>
      <vt:variant>
        <vt:lpwstr/>
      </vt:variant>
      <vt:variant>
        <vt:i4>4718616</vt:i4>
      </vt:variant>
      <vt:variant>
        <vt:i4>19805</vt:i4>
      </vt:variant>
      <vt:variant>
        <vt:i4>1046</vt:i4>
      </vt:variant>
      <vt:variant>
        <vt:i4>1</vt:i4>
      </vt:variant>
      <vt:variant>
        <vt:lpwstr>Dual Priority Switch Monitor</vt:lpwstr>
      </vt:variant>
      <vt:variant>
        <vt:lpwstr/>
      </vt:variant>
      <vt:variant>
        <vt:i4>7995411</vt:i4>
      </vt:variant>
      <vt:variant>
        <vt:i4>19839</vt:i4>
      </vt:variant>
      <vt:variant>
        <vt:i4>1047</vt:i4>
      </vt:variant>
      <vt:variant>
        <vt:i4>1</vt:i4>
      </vt:variant>
      <vt:variant>
        <vt:lpwstr>Dual Priority UL Switch Monitor</vt:lpwstr>
      </vt:variant>
      <vt:variant>
        <vt:lpwstr/>
      </vt:variant>
      <vt:variant>
        <vt:i4>7995411</vt:i4>
      </vt:variant>
      <vt:variant>
        <vt:i4>19840</vt:i4>
      </vt:variant>
      <vt:variant>
        <vt:i4>1048</vt:i4>
      </vt:variant>
      <vt:variant>
        <vt:i4>1</vt:i4>
      </vt:variant>
      <vt:variant>
        <vt:lpwstr>Dual Priority UL Switch Monitor</vt:lpwstr>
      </vt:variant>
      <vt:variant>
        <vt:lpwstr/>
      </vt:variant>
      <vt:variant>
        <vt:i4>2556030</vt:i4>
      </vt:variant>
      <vt:variant>
        <vt:i4>19877</vt:i4>
      </vt:variant>
      <vt:variant>
        <vt:i4>1049</vt:i4>
      </vt:variant>
      <vt:variant>
        <vt:i4>1</vt:i4>
      </vt:variant>
      <vt:variant>
        <vt:lpwstr>Flame detector</vt:lpwstr>
      </vt:variant>
      <vt:variant>
        <vt:lpwstr/>
      </vt:variant>
      <vt:variant>
        <vt:i4>2556030</vt:i4>
      </vt:variant>
      <vt:variant>
        <vt:i4>19879</vt:i4>
      </vt:variant>
      <vt:variant>
        <vt:i4>1050</vt:i4>
      </vt:variant>
      <vt:variant>
        <vt:i4>1</vt:i4>
      </vt:variant>
      <vt:variant>
        <vt:lpwstr>Flame detector</vt:lpwstr>
      </vt:variant>
      <vt:variant>
        <vt:lpwstr/>
      </vt:variant>
      <vt:variant>
        <vt:i4>7929914</vt:i4>
      </vt:variant>
      <vt:variant>
        <vt:i4>19899</vt:i4>
      </vt:variant>
      <vt:variant>
        <vt:i4>1051</vt:i4>
      </vt:variant>
      <vt:variant>
        <vt:i4>1</vt:i4>
      </vt:variant>
      <vt:variant>
        <vt:lpwstr>Function Indicator</vt:lpwstr>
      </vt:variant>
      <vt:variant>
        <vt:lpwstr/>
      </vt:variant>
      <vt:variant>
        <vt:i4>7929914</vt:i4>
      </vt:variant>
      <vt:variant>
        <vt:i4>19900</vt:i4>
      </vt:variant>
      <vt:variant>
        <vt:i4>1052</vt:i4>
      </vt:variant>
      <vt:variant>
        <vt:i4>1</vt:i4>
      </vt:variant>
      <vt:variant>
        <vt:lpwstr>Function Indicator</vt:lpwstr>
      </vt:variant>
      <vt:variant>
        <vt:lpwstr/>
      </vt:variant>
      <vt:variant>
        <vt:i4>5832796</vt:i4>
      </vt:variant>
      <vt:variant>
        <vt:i4>19925</vt:i4>
      </vt:variant>
      <vt:variant>
        <vt:i4>1053</vt:i4>
      </vt:variant>
      <vt:variant>
        <vt:i4>1</vt:i4>
      </vt:variant>
      <vt:variant>
        <vt:lpwstr>Green Switch Monitor</vt:lpwstr>
      </vt:variant>
      <vt:variant>
        <vt:lpwstr/>
      </vt:variant>
      <vt:variant>
        <vt:i4>5832796</vt:i4>
      </vt:variant>
      <vt:variant>
        <vt:i4>19927</vt:i4>
      </vt:variant>
      <vt:variant>
        <vt:i4>1054</vt:i4>
      </vt:variant>
      <vt:variant>
        <vt:i4>1</vt:i4>
      </vt:variant>
      <vt:variant>
        <vt:lpwstr>Green Switch Monitor</vt:lpwstr>
      </vt:variant>
      <vt:variant>
        <vt:lpwstr/>
      </vt:variant>
      <vt:variant>
        <vt:i4>7012439</vt:i4>
      </vt:variant>
      <vt:variant>
        <vt:i4>19953</vt:i4>
      </vt:variant>
      <vt:variant>
        <vt:i4>1055</vt:i4>
      </vt:variant>
      <vt:variant>
        <vt:i4>1</vt:i4>
      </vt:variant>
      <vt:variant>
        <vt:lpwstr>Green UL Switch Monitor</vt:lpwstr>
      </vt:variant>
      <vt:variant>
        <vt:lpwstr/>
      </vt:variant>
      <vt:variant>
        <vt:i4>7012439</vt:i4>
      </vt:variant>
      <vt:variant>
        <vt:i4>19955</vt:i4>
      </vt:variant>
      <vt:variant>
        <vt:i4>1056</vt:i4>
      </vt:variant>
      <vt:variant>
        <vt:i4>1</vt:i4>
      </vt:variant>
      <vt:variant>
        <vt:lpwstr>Green UL Switch Monitor</vt:lpwstr>
      </vt:variant>
      <vt:variant>
        <vt:lpwstr/>
      </vt:variant>
      <vt:variant>
        <vt:i4>3866700</vt:i4>
      </vt:variant>
      <vt:variant>
        <vt:i4>19984</vt:i4>
      </vt:variant>
      <vt:variant>
        <vt:i4>1057</vt:i4>
      </vt:variant>
      <vt:variant>
        <vt:i4>1</vt:i4>
      </vt:variant>
      <vt:variant>
        <vt:lpwstr>Grey Switch Monitor</vt:lpwstr>
      </vt:variant>
      <vt:variant>
        <vt:lpwstr/>
      </vt:variant>
      <vt:variant>
        <vt:i4>3145854</vt:i4>
      </vt:variant>
      <vt:variant>
        <vt:i4>20010</vt:i4>
      </vt:variant>
      <vt:variant>
        <vt:i4>1058</vt:i4>
      </vt:variant>
      <vt:variant>
        <vt:i4>1</vt:i4>
      </vt:variant>
      <vt:variant>
        <vt:lpwstr>Grey UL Switch Monitor</vt:lpwstr>
      </vt:variant>
      <vt:variant>
        <vt:lpwstr/>
      </vt:variant>
      <vt:variant>
        <vt:i4>6225959</vt:i4>
      </vt:variant>
      <vt:variant>
        <vt:i4>20039</vt:i4>
      </vt:variant>
      <vt:variant>
        <vt:i4>1059</vt:i4>
      </vt:variant>
      <vt:variant>
        <vt:i4>1</vt:i4>
      </vt:variant>
      <vt:variant>
        <vt:lpwstr>IO Switch Monitor</vt:lpwstr>
      </vt:variant>
      <vt:variant>
        <vt:lpwstr/>
      </vt:variant>
      <vt:variant>
        <vt:i4>131176</vt:i4>
      </vt:variant>
      <vt:variant>
        <vt:i4>20053</vt:i4>
      </vt:variant>
      <vt:variant>
        <vt:i4>1060</vt:i4>
      </vt:variant>
      <vt:variant>
        <vt:i4>1</vt:i4>
      </vt:variant>
      <vt:variant>
        <vt:lpwstr>Hourglass</vt:lpwstr>
      </vt:variant>
      <vt:variant>
        <vt:lpwstr/>
      </vt:variant>
      <vt:variant>
        <vt:i4>6225959</vt:i4>
      </vt:variant>
      <vt:variant>
        <vt:i4>20069</vt:i4>
      </vt:variant>
      <vt:variant>
        <vt:i4>1061</vt:i4>
      </vt:variant>
      <vt:variant>
        <vt:i4>1</vt:i4>
      </vt:variant>
      <vt:variant>
        <vt:lpwstr>IO Switch Monitor</vt:lpwstr>
      </vt:variant>
      <vt:variant>
        <vt:lpwstr/>
      </vt:variant>
      <vt:variant>
        <vt:i4>5505045</vt:i4>
      </vt:variant>
      <vt:variant>
        <vt:i4>20093</vt:i4>
      </vt:variant>
      <vt:variant>
        <vt:i4>1062</vt:i4>
      </vt:variant>
      <vt:variant>
        <vt:i4>1</vt:i4>
      </vt:variant>
      <vt:variant>
        <vt:lpwstr>IO UL Switch Monitor</vt:lpwstr>
      </vt:variant>
      <vt:variant>
        <vt:lpwstr/>
      </vt:variant>
      <vt:variant>
        <vt:i4>7536723</vt:i4>
      </vt:variant>
      <vt:variant>
        <vt:i4>20120</vt:i4>
      </vt:variant>
      <vt:variant>
        <vt:i4>1063</vt:i4>
      </vt:variant>
      <vt:variant>
        <vt:i4>1</vt:i4>
      </vt:variant>
      <vt:variant>
        <vt:lpwstr>IO unit</vt:lpwstr>
      </vt:variant>
      <vt:variant>
        <vt:lpwstr/>
      </vt:variant>
      <vt:variant>
        <vt:i4>7274503</vt:i4>
      </vt:variant>
      <vt:variant>
        <vt:i4>20134</vt:i4>
      </vt:variant>
      <vt:variant>
        <vt:i4>1064</vt:i4>
      </vt:variant>
      <vt:variant>
        <vt:i4>1</vt:i4>
      </vt:variant>
      <vt:variant>
        <vt:lpwstr>ion</vt:lpwstr>
      </vt:variant>
      <vt:variant>
        <vt:lpwstr/>
      </vt:variant>
      <vt:variant>
        <vt:i4>3014763</vt:i4>
      </vt:variant>
      <vt:variant>
        <vt:i4>20144</vt:i4>
      </vt:variant>
      <vt:variant>
        <vt:i4>1065</vt:i4>
      </vt:variant>
      <vt:variant>
        <vt:i4>1</vt:i4>
      </vt:variant>
      <vt:variant>
        <vt:lpwstr>key switch</vt:lpwstr>
      </vt:variant>
      <vt:variant>
        <vt:lpwstr/>
      </vt:variant>
      <vt:variant>
        <vt:i4>524350</vt:i4>
      </vt:variant>
      <vt:variant>
        <vt:i4>20161</vt:i4>
      </vt:variant>
      <vt:variant>
        <vt:i4>1066</vt:i4>
      </vt:variant>
      <vt:variant>
        <vt:i4>1</vt:i4>
      </vt:variant>
      <vt:variant>
        <vt:lpwstr>Maganta UL Switch Monitor</vt:lpwstr>
      </vt:variant>
      <vt:variant>
        <vt:lpwstr/>
      </vt:variant>
      <vt:variant>
        <vt:i4>4063285</vt:i4>
      </vt:variant>
      <vt:variant>
        <vt:i4>20193</vt:i4>
      </vt:variant>
      <vt:variant>
        <vt:i4>1067</vt:i4>
      </vt:variant>
      <vt:variant>
        <vt:i4>1</vt:i4>
      </vt:variant>
      <vt:variant>
        <vt:lpwstr>Magenta Switch Monitor</vt:lpwstr>
      </vt:variant>
      <vt:variant>
        <vt:lpwstr/>
      </vt:variant>
      <vt:variant>
        <vt:i4>6488093</vt:i4>
      </vt:variant>
      <vt:variant>
        <vt:i4>20222</vt:i4>
      </vt:variant>
      <vt:variant>
        <vt:i4>1068</vt:i4>
      </vt:variant>
      <vt:variant>
        <vt:i4>1</vt:i4>
      </vt:variant>
      <vt:variant>
        <vt:lpwstr>mcp</vt:lpwstr>
      </vt:variant>
      <vt:variant>
        <vt:lpwstr/>
      </vt:variant>
      <vt:variant>
        <vt:i4>65640</vt:i4>
      </vt:variant>
      <vt:variant>
        <vt:i4>20232</vt:i4>
      </vt:variant>
      <vt:variant>
        <vt:i4>1069</vt:i4>
      </vt:variant>
      <vt:variant>
        <vt:i4>1</vt:i4>
      </vt:variant>
      <vt:variant>
        <vt:lpwstr>multi</vt:lpwstr>
      </vt:variant>
      <vt:variant>
        <vt:lpwstr/>
      </vt:variant>
      <vt:variant>
        <vt:i4>3539062</vt:i4>
      </vt:variant>
      <vt:variant>
        <vt:i4>20244</vt:i4>
      </vt:variant>
      <vt:variant>
        <vt:i4>1070</vt:i4>
      </vt:variant>
      <vt:variant>
        <vt:i4>1</vt:i4>
      </vt:variant>
      <vt:variant>
        <vt:lpwstr>Network Driver</vt:lpwstr>
      </vt:variant>
      <vt:variant>
        <vt:lpwstr/>
      </vt:variant>
      <vt:variant>
        <vt:i4>3539053</vt:i4>
      </vt:variant>
      <vt:variant>
        <vt:i4>20265</vt:i4>
      </vt:variant>
      <vt:variant>
        <vt:i4>1071</vt:i4>
      </vt:variant>
      <vt:variant>
        <vt:i4>1</vt:i4>
      </vt:variant>
      <vt:variant>
        <vt:lpwstr>Not Fitted</vt:lpwstr>
      </vt:variant>
      <vt:variant>
        <vt:lpwstr/>
      </vt:variant>
      <vt:variant>
        <vt:i4>7340059</vt:i4>
      </vt:variant>
      <vt:variant>
        <vt:i4>20282</vt:i4>
      </vt:variant>
      <vt:variant>
        <vt:i4>1072</vt:i4>
      </vt:variant>
      <vt:variant>
        <vt:i4>1</vt:i4>
      </vt:variant>
      <vt:variant>
        <vt:lpwstr>opt</vt:lpwstr>
      </vt:variant>
      <vt:variant>
        <vt:lpwstr/>
      </vt:variant>
      <vt:variant>
        <vt:i4>2097182</vt:i4>
      </vt:variant>
      <vt:variant>
        <vt:i4>20292</vt:i4>
      </vt:variant>
      <vt:variant>
        <vt:i4>1073</vt:i4>
      </vt:variant>
      <vt:variant>
        <vt:i4>1</vt:i4>
      </vt:variant>
      <vt:variant>
        <vt:lpwstr>Red LED</vt:lpwstr>
      </vt:variant>
      <vt:variant>
        <vt:lpwstr/>
      </vt:variant>
      <vt:variant>
        <vt:i4>2818086</vt:i4>
      </vt:variant>
      <vt:variant>
        <vt:i4>20306</vt:i4>
      </vt:variant>
      <vt:variant>
        <vt:i4>1074</vt:i4>
      </vt:variant>
      <vt:variant>
        <vt:i4>1</vt:i4>
      </vt:variant>
      <vt:variant>
        <vt:lpwstr>Red Switch Monitor</vt:lpwstr>
      </vt:variant>
      <vt:variant>
        <vt:lpwstr/>
      </vt:variant>
      <vt:variant>
        <vt:i4>1638445</vt:i4>
      </vt:variant>
      <vt:variant>
        <vt:i4>20331</vt:i4>
      </vt:variant>
      <vt:variant>
        <vt:i4>1075</vt:i4>
      </vt:variant>
      <vt:variant>
        <vt:i4>1</vt:i4>
      </vt:variant>
      <vt:variant>
        <vt:lpwstr>Red UL Switch Monitor</vt:lpwstr>
      </vt:variant>
      <vt:variant>
        <vt:lpwstr/>
      </vt:variant>
      <vt:variant>
        <vt:i4>4980777</vt:i4>
      </vt:variant>
      <vt:variant>
        <vt:i4>20359</vt:i4>
      </vt:variant>
      <vt:variant>
        <vt:i4>1076</vt:i4>
      </vt:variant>
      <vt:variant>
        <vt:i4>1</vt:i4>
      </vt:variant>
      <vt:variant>
        <vt:lpwstr>Red_Yellow LED</vt:lpwstr>
      </vt:variant>
      <vt:variant>
        <vt:lpwstr/>
      </vt:variant>
      <vt:variant>
        <vt:i4>7274516</vt:i4>
      </vt:variant>
      <vt:variant>
        <vt:i4>20380</vt:i4>
      </vt:variant>
      <vt:variant>
        <vt:i4>1077</vt:i4>
      </vt:variant>
      <vt:variant>
        <vt:i4>1</vt:i4>
      </vt:variant>
      <vt:variant>
        <vt:lpwstr>Silence</vt:lpwstr>
      </vt:variant>
      <vt:variant>
        <vt:lpwstr/>
      </vt:variant>
      <vt:variant>
        <vt:i4>7929862</vt:i4>
      </vt:variant>
      <vt:variant>
        <vt:i4>20394</vt:i4>
      </vt:variant>
      <vt:variant>
        <vt:i4>1078</vt:i4>
      </vt:variant>
      <vt:variant>
        <vt:i4>1</vt:i4>
      </vt:variant>
      <vt:variant>
        <vt:lpwstr>Sounder Control Monitor</vt:lpwstr>
      </vt:variant>
      <vt:variant>
        <vt:lpwstr/>
      </vt:variant>
      <vt:variant>
        <vt:i4>6553616</vt:i4>
      </vt:variant>
      <vt:variant>
        <vt:i4>20424</vt:i4>
      </vt:variant>
      <vt:variant>
        <vt:i4>1079</vt:i4>
      </vt:variant>
      <vt:variant>
        <vt:i4>1</vt:i4>
      </vt:variant>
      <vt:variant>
        <vt:lpwstr>Sounder</vt:lpwstr>
      </vt:variant>
      <vt:variant>
        <vt:lpwstr/>
      </vt:variant>
      <vt:variant>
        <vt:i4>2359421</vt:i4>
      </vt:variant>
      <vt:variant>
        <vt:i4>20438</vt:i4>
      </vt:variant>
      <vt:variant>
        <vt:i4>1080</vt:i4>
      </vt:variant>
      <vt:variant>
        <vt:i4>1</vt:i4>
      </vt:variant>
      <vt:variant>
        <vt:lpwstr>sys buzzer</vt:lpwstr>
      </vt:variant>
      <vt:variant>
        <vt:lpwstr/>
      </vt:variant>
      <vt:variant>
        <vt:i4>917631</vt:i4>
      </vt:variant>
      <vt:variant>
        <vt:i4>20455</vt:i4>
      </vt:variant>
      <vt:variant>
        <vt:i4>1081</vt:i4>
      </vt:variant>
      <vt:variant>
        <vt:i4>1</vt:i4>
      </vt:variant>
      <vt:variant>
        <vt:lpwstr>sys event log</vt:lpwstr>
      </vt:variant>
      <vt:variant>
        <vt:lpwstr/>
      </vt:variant>
      <vt:variant>
        <vt:i4>7340032</vt:i4>
      </vt:variant>
      <vt:variant>
        <vt:i4>20475</vt:i4>
      </vt:variant>
      <vt:variant>
        <vt:i4>1082</vt:i4>
      </vt:variant>
      <vt:variant>
        <vt:i4>1</vt:i4>
      </vt:variant>
      <vt:variant>
        <vt:lpwstr>sys fault relay</vt:lpwstr>
      </vt:variant>
      <vt:variant>
        <vt:lpwstr/>
      </vt:variant>
      <vt:variant>
        <vt:i4>7798891</vt:i4>
      </vt:variant>
      <vt:variant>
        <vt:i4>20497</vt:i4>
      </vt:variant>
      <vt:variant>
        <vt:i4>1083</vt:i4>
      </vt:variant>
      <vt:variant>
        <vt:i4>1</vt:i4>
      </vt:variant>
      <vt:variant>
        <vt:lpwstr>sys key switch</vt:lpwstr>
      </vt:variant>
      <vt:variant>
        <vt:lpwstr/>
      </vt:variant>
      <vt:variant>
        <vt:i4>3932168</vt:i4>
      </vt:variant>
      <vt:variant>
        <vt:i4>20518</vt:i4>
      </vt:variant>
      <vt:variant>
        <vt:i4>1084</vt:i4>
      </vt:variant>
      <vt:variant>
        <vt:i4>1</vt:i4>
      </vt:variant>
      <vt:variant>
        <vt:lpwstr>sys led</vt:lpwstr>
      </vt:variant>
      <vt:variant>
        <vt:lpwstr/>
      </vt:variant>
      <vt:variant>
        <vt:i4>4587523</vt:i4>
      </vt:variant>
      <vt:variant>
        <vt:i4>20532</vt:i4>
      </vt:variant>
      <vt:variant>
        <vt:i4>1085</vt:i4>
      </vt:variant>
      <vt:variant>
        <vt:i4>1</vt:i4>
      </vt:variant>
      <vt:variant>
        <vt:lpwstr>sys loop</vt:lpwstr>
      </vt:variant>
      <vt:variant>
        <vt:lpwstr/>
      </vt:variant>
      <vt:variant>
        <vt:i4>2949215</vt:i4>
      </vt:variant>
      <vt:variant>
        <vt:i4>20547</vt:i4>
      </vt:variant>
      <vt:variant>
        <vt:i4>1086</vt:i4>
      </vt:variant>
      <vt:variant>
        <vt:i4>1</vt:i4>
      </vt:variant>
      <vt:variant>
        <vt:lpwstr>sys mon input 1</vt:lpwstr>
      </vt:variant>
      <vt:variant>
        <vt:lpwstr/>
      </vt:variant>
      <vt:variant>
        <vt:i4>852078</vt:i4>
      </vt:variant>
      <vt:variant>
        <vt:i4>20569</vt:i4>
      </vt:variant>
      <vt:variant>
        <vt:i4>1087</vt:i4>
      </vt:variant>
      <vt:variant>
        <vt:i4>1</vt:i4>
      </vt:variant>
      <vt:variant>
        <vt:lpwstr>sys mon input</vt:lpwstr>
      </vt:variant>
      <vt:variant>
        <vt:lpwstr/>
      </vt:variant>
      <vt:variant>
        <vt:i4>4784153</vt:i4>
      </vt:variant>
      <vt:variant>
        <vt:i4>20589</vt:i4>
      </vt:variant>
      <vt:variant>
        <vt:i4>1088</vt:i4>
      </vt:variant>
      <vt:variant>
        <vt:i4>1</vt:i4>
      </vt:variant>
      <vt:variant>
        <vt:lpwstr>sys mute</vt:lpwstr>
      </vt:variant>
      <vt:variant>
        <vt:lpwstr/>
      </vt:variant>
      <vt:variant>
        <vt:i4>1310723</vt:i4>
      </vt:variant>
      <vt:variant>
        <vt:i4>20604</vt:i4>
      </vt:variant>
      <vt:variant>
        <vt:i4>1089</vt:i4>
      </vt:variant>
      <vt:variant>
        <vt:i4>1</vt:i4>
      </vt:variant>
      <vt:variant>
        <vt:lpwstr>sys panel device</vt:lpwstr>
      </vt:variant>
      <vt:variant>
        <vt:lpwstr/>
      </vt:variant>
      <vt:variant>
        <vt:i4>2097183</vt:i4>
      </vt:variant>
      <vt:variant>
        <vt:i4>20627</vt:i4>
      </vt:variant>
      <vt:variant>
        <vt:i4>1090</vt:i4>
      </vt:variant>
      <vt:variant>
        <vt:i4>1</vt:i4>
      </vt:variant>
      <vt:variant>
        <vt:lpwstr>sys printer</vt:lpwstr>
      </vt:variant>
      <vt:variant>
        <vt:lpwstr/>
      </vt:variant>
      <vt:variant>
        <vt:i4>2752517</vt:i4>
      </vt:variant>
      <vt:variant>
        <vt:i4>20645</vt:i4>
      </vt:variant>
      <vt:variant>
        <vt:i4>1091</vt:i4>
      </vt:variant>
      <vt:variant>
        <vt:i4>1</vt:i4>
      </vt:variant>
      <vt:variant>
        <vt:lpwstr>sys psu</vt:lpwstr>
      </vt:variant>
      <vt:variant>
        <vt:lpwstr/>
      </vt:variant>
      <vt:variant>
        <vt:i4>6094951</vt:i4>
      </vt:variant>
      <vt:variant>
        <vt:i4>20659</vt:i4>
      </vt:variant>
      <vt:variant>
        <vt:i4>1092</vt:i4>
      </vt:variant>
      <vt:variant>
        <vt:i4>1</vt:i4>
      </vt:variant>
      <vt:variant>
        <vt:lpwstr>sys relay</vt:lpwstr>
      </vt:variant>
      <vt:variant>
        <vt:lpwstr/>
      </vt:variant>
      <vt:variant>
        <vt:i4>5832821</vt:i4>
      </vt:variant>
      <vt:variant>
        <vt:i4>20675</vt:i4>
      </vt:variant>
      <vt:variant>
        <vt:i4>1093</vt:i4>
      </vt:variant>
      <vt:variant>
        <vt:i4>1</vt:i4>
      </vt:variant>
      <vt:variant>
        <vt:lpwstr>sys reset</vt:lpwstr>
      </vt:variant>
      <vt:variant>
        <vt:lpwstr/>
      </vt:variant>
      <vt:variant>
        <vt:i4>3997712</vt:i4>
      </vt:variant>
      <vt:variant>
        <vt:i4>20691</vt:i4>
      </vt:variant>
      <vt:variant>
        <vt:i4>1094</vt:i4>
      </vt:variant>
      <vt:variant>
        <vt:i4>1</vt:i4>
      </vt:variant>
      <vt:variant>
        <vt:lpwstr>sys sounder</vt:lpwstr>
      </vt:variant>
      <vt:variant>
        <vt:lpwstr/>
      </vt:variant>
      <vt:variant>
        <vt:i4>3342374</vt:i4>
      </vt:variant>
      <vt:variant>
        <vt:i4>20709</vt:i4>
      </vt:variant>
      <vt:variant>
        <vt:i4>1095</vt:i4>
      </vt:variant>
      <vt:variant>
        <vt:i4>1</vt:i4>
      </vt:variant>
      <vt:variant>
        <vt:lpwstr>sys system ACK</vt:lpwstr>
      </vt:variant>
      <vt:variant>
        <vt:lpwstr/>
      </vt:variant>
      <vt:variant>
        <vt:i4>7405595</vt:i4>
      </vt:variant>
      <vt:variant>
        <vt:i4>20730</vt:i4>
      </vt:variant>
      <vt:variant>
        <vt:i4>1096</vt:i4>
      </vt:variant>
      <vt:variant>
        <vt:i4>1</vt:i4>
      </vt:variant>
      <vt:variant>
        <vt:lpwstr>sys touch panel</vt:lpwstr>
      </vt:variant>
      <vt:variant>
        <vt:lpwstr/>
      </vt:variant>
      <vt:variant>
        <vt:i4>8323084</vt:i4>
      </vt:variant>
      <vt:variant>
        <vt:i4>20752</vt:i4>
      </vt:variant>
      <vt:variant>
        <vt:i4>1097</vt:i4>
      </vt:variant>
      <vt:variant>
        <vt:i4>1</vt:i4>
      </vt:variant>
      <vt:variant>
        <vt:lpwstr>sys zone led type A</vt:lpwstr>
      </vt:variant>
      <vt:variant>
        <vt:lpwstr/>
      </vt:variant>
      <vt:variant>
        <vt:i4>8323087</vt:i4>
      </vt:variant>
      <vt:variant>
        <vt:i4>20778</vt:i4>
      </vt:variant>
      <vt:variant>
        <vt:i4>1098</vt:i4>
      </vt:variant>
      <vt:variant>
        <vt:i4>1</vt:i4>
      </vt:variant>
      <vt:variant>
        <vt:lpwstr>sys zone led type B</vt:lpwstr>
      </vt:variant>
      <vt:variant>
        <vt:lpwstr/>
      </vt:variant>
      <vt:variant>
        <vt:i4>5963857</vt:i4>
      </vt:variant>
      <vt:variant>
        <vt:i4>20804</vt:i4>
      </vt:variant>
      <vt:variant>
        <vt:i4>1099</vt:i4>
      </vt:variant>
      <vt:variant>
        <vt:i4>1</vt:i4>
      </vt:variant>
      <vt:variant>
        <vt:lpwstr>sys zone led</vt:lpwstr>
      </vt:variant>
      <vt:variant>
        <vt:lpwstr/>
      </vt:variant>
      <vt:variant>
        <vt:i4>5963793</vt:i4>
      </vt:variant>
      <vt:variant>
        <vt:i4>20823</vt:i4>
      </vt:variant>
      <vt:variant>
        <vt:i4>1100</vt:i4>
      </vt:variant>
      <vt:variant>
        <vt:i4>1</vt:i4>
      </vt:variant>
      <vt:variant>
        <vt:lpwstr>T_Pager</vt:lpwstr>
      </vt:variant>
      <vt:variant>
        <vt:lpwstr/>
      </vt:variant>
      <vt:variant>
        <vt:i4>1376281</vt:i4>
      </vt:variant>
      <vt:variant>
        <vt:i4>20837</vt:i4>
      </vt:variant>
      <vt:variant>
        <vt:i4>1101</vt:i4>
      </vt:variant>
      <vt:variant>
        <vt:i4>1</vt:i4>
      </vt:variant>
      <vt:variant>
        <vt:lpwstr>temp</vt:lpwstr>
      </vt:variant>
      <vt:variant>
        <vt:lpwstr/>
      </vt:variant>
      <vt:variant>
        <vt:i4>6291580</vt:i4>
      </vt:variant>
      <vt:variant>
        <vt:i4>20848</vt:i4>
      </vt:variant>
      <vt:variant>
        <vt:i4>1102</vt:i4>
      </vt:variant>
      <vt:variant>
        <vt:i4>1</vt:i4>
      </vt:variant>
      <vt:variant>
        <vt:lpwstr>TimerGreen</vt:lpwstr>
      </vt:variant>
      <vt:variant>
        <vt:lpwstr/>
      </vt:variant>
      <vt:variant>
        <vt:i4>7798896</vt:i4>
      </vt:variant>
      <vt:variant>
        <vt:i4>20865</vt:i4>
      </vt:variant>
      <vt:variant>
        <vt:i4>1103</vt:i4>
      </vt:variant>
      <vt:variant>
        <vt:i4>1</vt:i4>
      </vt:variant>
      <vt:variant>
        <vt:lpwstr>UL Gas (discovery)</vt:lpwstr>
      </vt:variant>
      <vt:variant>
        <vt:lpwstr/>
      </vt:variant>
      <vt:variant>
        <vt:i4>4063329</vt:i4>
      </vt:variant>
      <vt:variant>
        <vt:i4>20890</vt:i4>
      </vt:variant>
      <vt:variant>
        <vt:i4>1104</vt:i4>
      </vt:variant>
      <vt:variant>
        <vt:i4>1</vt:i4>
      </vt:variant>
      <vt:variant>
        <vt:lpwstr>UL Hi Temp (discovery)</vt:lpwstr>
      </vt:variant>
      <vt:variant>
        <vt:lpwstr/>
      </vt:variant>
      <vt:variant>
        <vt:i4>3211301</vt:i4>
      </vt:variant>
      <vt:variant>
        <vt:i4>20919</vt:i4>
      </vt:variant>
      <vt:variant>
        <vt:i4>1105</vt:i4>
      </vt:variant>
      <vt:variant>
        <vt:i4>1</vt:i4>
      </vt:variant>
      <vt:variant>
        <vt:lpwstr>UL Hi temp</vt:lpwstr>
      </vt:variant>
      <vt:variant>
        <vt:lpwstr/>
      </vt:variant>
      <vt:variant>
        <vt:i4>7012410</vt:i4>
      </vt:variant>
      <vt:variant>
        <vt:i4>20936</vt:i4>
      </vt:variant>
      <vt:variant>
        <vt:i4>1106</vt:i4>
      </vt:variant>
      <vt:variant>
        <vt:i4>1</vt:i4>
      </vt:variant>
      <vt:variant>
        <vt:lpwstr>UL Ion</vt:lpwstr>
      </vt:variant>
      <vt:variant>
        <vt:lpwstr/>
      </vt:variant>
      <vt:variant>
        <vt:i4>720912</vt:i4>
      </vt:variant>
      <vt:variant>
        <vt:i4>20949</vt:i4>
      </vt:variant>
      <vt:variant>
        <vt:i4>1107</vt:i4>
      </vt:variant>
      <vt:variant>
        <vt:i4>1</vt:i4>
      </vt:variant>
      <vt:variant>
        <vt:lpwstr>UL Multi (discovery)</vt:lpwstr>
      </vt:variant>
      <vt:variant>
        <vt:lpwstr/>
      </vt:variant>
      <vt:variant>
        <vt:i4>262228</vt:i4>
      </vt:variant>
      <vt:variant>
        <vt:i4>20976</vt:i4>
      </vt:variant>
      <vt:variant>
        <vt:i4>1108</vt:i4>
      </vt:variant>
      <vt:variant>
        <vt:i4>1</vt:i4>
      </vt:variant>
      <vt:variant>
        <vt:lpwstr>UL Multi</vt:lpwstr>
      </vt:variant>
      <vt:variant>
        <vt:lpwstr/>
      </vt:variant>
      <vt:variant>
        <vt:i4>458803</vt:i4>
      </vt:variant>
      <vt:variant>
        <vt:i4>20991</vt:i4>
      </vt:variant>
      <vt:variant>
        <vt:i4>1109</vt:i4>
      </vt:variant>
      <vt:variant>
        <vt:i4>1</vt:i4>
      </vt:variant>
      <vt:variant>
        <vt:lpwstr>UL Sounder Control Modual</vt:lpwstr>
      </vt:variant>
      <vt:variant>
        <vt:lpwstr/>
      </vt:variant>
      <vt:variant>
        <vt:i4>3211343</vt:i4>
      </vt:variant>
      <vt:variant>
        <vt:i4>21022</vt:i4>
      </vt:variant>
      <vt:variant>
        <vt:i4>1110</vt:i4>
      </vt:variant>
      <vt:variant>
        <vt:i4>1</vt:i4>
      </vt:variant>
      <vt:variant>
        <vt:lpwstr>UL Temp (discovery)</vt:lpwstr>
      </vt:variant>
      <vt:variant>
        <vt:lpwstr/>
      </vt:variant>
      <vt:variant>
        <vt:i4>7667776</vt:i4>
      </vt:variant>
      <vt:variant>
        <vt:i4>21048</vt:i4>
      </vt:variant>
      <vt:variant>
        <vt:i4>1111</vt:i4>
      </vt:variant>
      <vt:variant>
        <vt:i4>1</vt:i4>
      </vt:variant>
      <vt:variant>
        <vt:lpwstr>UL temp</vt:lpwstr>
      </vt:variant>
      <vt:variant>
        <vt:lpwstr/>
      </vt:variant>
      <vt:variant>
        <vt:i4>4063342</vt:i4>
      </vt:variant>
      <vt:variant>
        <vt:i4>21062</vt:i4>
      </vt:variant>
      <vt:variant>
        <vt:i4>1112</vt:i4>
      </vt:variant>
      <vt:variant>
        <vt:i4>1</vt:i4>
      </vt:variant>
      <vt:variant>
        <vt:lpwstr>Unknown Device</vt:lpwstr>
      </vt:variant>
      <vt:variant>
        <vt:lpwstr/>
      </vt:variant>
      <vt:variant>
        <vt:i4>4718698</vt:i4>
      </vt:variant>
      <vt:variant>
        <vt:i4>21083</vt:i4>
      </vt:variant>
      <vt:variant>
        <vt:i4>1113</vt:i4>
      </vt:variant>
      <vt:variant>
        <vt:i4>1</vt:i4>
      </vt:variant>
      <vt:variant>
        <vt:lpwstr>Voice Sounder</vt:lpwstr>
      </vt:variant>
      <vt:variant>
        <vt:lpwstr/>
      </vt:variant>
      <vt:variant>
        <vt:i4>6291573</vt:i4>
      </vt:variant>
      <vt:variant>
        <vt:i4>21103</vt:i4>
      </vt:variant>
      <vt:variant>
        <vt:i4>1114</vt:i4>
      </vt:variant>
      <vt:variant>
        <vt:i4>1</vt:i4>
      </vt:variant>
      <vt:variant>
        <vt:lpwstr>XP95 Beam detector</vt:lpwstr>
      </vt:variant>
      <vt:variant>
        <vt:lpwstr/>
      </vt:variant>
      <vt:variant>
        <vt:i4>7733311</vt:i4>
      </vt:variant>
      <vt:variant>
        <vt:i4>21128</vt:i4>
      </vt:variant>
      <vt:variant>
        <vt:i4>1115</vt:i4>
      </vt:variant>
      <vt:variant>
        <vt:i4>1</vt:i4>
      </vt:variant>
      <vt:variant>
        <vt:lpwstr>Yellow LED</vt:lpwstr>
      </vt:variant>
      <vt:variant>
        <vt:lpwstr/>
      </vt:variant>
      <vt:variant>
        <vt:i4>5111860</vt:i4>
      </vt:variant>
      <vt:variant>
        <vt:i4>21145</vt:i4>
      </vt:variant>
      <vt:variant>
        <vt:i4>1116</vt:i4>
      </vt:variant>
      <vt:variant>
        <vt:i4>1</vt:i4>
      </vt:variant>
      <vt:variant>
        <vt:lpwstr>Yellow Switch Monitor</vt:lpwstr>
      </vt:variant>
      <vt:variant>
        <vt:lpwstr/>
      </vt:variant>
      <vt:variant>
        <vt:i4>4521990</vt:i4>
      </vt:variant>
      <vt:variant>
        <vt:i4>21173</vt:i4>
      </vt:variant>
      <vt:variant>
        <vt:i4>1117</vt:i4>
      </vt:variant>
      <vt:variant>
        <vt:i4>1</vt:i4>
      </vt:variant>
      <vt:variant>
        <vt:lpwstr>Yellow UL Switch Monitor</vt:lpwstr>
      </vt:variant>
      <vt:variant>
        <vt:lpwstr/>
      </vt:variant>
      <vt:variant>
        <vt:i4>1769586</vt:i4>
      </vt:variant>
      <vt:variant>
        <vt:i4>21204</vt:i4>
      </vt:variant>
      <vt:variant>
        <vt:i4>1118</vt:i4>
      </vt:variant>
      <vt:variant>
        <vt:i4>1</vt:i4>
      </vt:variant>
      <vt:variant>
        <vt:lpwstr>YellowLED</vt:lpwstr>
      </vt:variant>
      <vt:variant>
        <vt:lpwstr/>
      </vt:variant>
      <vt:variant>
        <vt:i4>7143439</vt:i4>
      </vt:variant>
      <vt:variant>
        <vt:i4>21220</vt:i4>
      </vt:variant>
      <vt:variant>
        <vt:i4>1119</vt:i4>
      </vt:variant>
      <vt:variant>
        <vt:i4>1</vt:i4>
      </vt:variant>
      <vt:variant>
        <vt:lpwstr>zmu</vt:lpwstr>
      </vt:variant>
      <vt:variant>
        <vt:lpwstr/>
      </vt:variant>
      <vt:variant>
        <vt:i4>6422552</vt:i4>
      </vt:variant>
      <vt:variant>
        <vt:i4>21230</vt:i4>
      </vt:variant>
      <vt:variant>
        <vt:i4>1120</vt:i4>
      </vt:variant>
      <vt:variant>
        <vt:i4>1</vt:i4>
      </vt:variant>
      <vt:variant>
        <vt:lpwstr>Zonal LED Indicator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Scott</dc:creator>
  <cp:lastModifiedBy>Dave Mear</cp:lastModifiedBy>
  <cp:revision>3</cp:revision>
  <cp:lastPrinted>2012-09-27T12:19:00Z</cp:lastPrinted>
  <dcterms:created xsi:type="dcterms:W3CDTF">2012-10-02T09:53:00Z</dcterms:created>
  <dcterms:modified xsi:type="dcterms:W3CDTF">2012-10-02T10:40:00Z</dcterms:modified>
</cp:coreProperties>
</file>