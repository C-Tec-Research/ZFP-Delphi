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59C1" w:rsidRDefault="005A59C1" w:rsidP="005A59C1">
      <w:pPr>
        <w:spacing w:after="0"/>
      </w:pPr>
      <w:r>
        <w:t>Tools Suggestions</w:t>
      </w:r>
    </w:p>
    <w:p w:rsidR="005A59C1" w:rsidRDefault="005A59C1" w:rsidP="005A59C1">
      <w:pPr>
        <w:spacing w:after="0"/>
      </w:pPr>
    </w:p>
    <w:p w:rsidR="005A59C1" w:rsidRDefault="00145CD6" w:rsidP="005A59C1">
      <w:pPr>
        <w:spacing w:after="0"/>
      </w:pPr>
      <w:r>
        <w:t>JG -</w:t>
      </w:r>
      <w:r w:rsidR="005A59C1">
        <w:t xml:space="preserve"> In System View the right hand pane with Node Details and the Properties Tabs is a fixed width.</w:t>
      </w:r>
    </w:p>
    <w:p w:rsidR="005A59C1" w:rsidRDefault="005A59C1" w:rsidP="005A59C1">
      <w:pPr>
        <w:spacing w:after="0"/>
      </w:pPr>
      <w:r>
        <w:t>Can this scale depending on the window size?</w:t>
      </w:r>
    </w:p>
    <w:p w:rsidR="00145CD6" w:rsidRDefault="00145CD6" w:rsidP="005A59C1">
      <w:pPr>
        <w:spacing w:after="0"/>
      </w:pPr>
    </w:p>
    <w:p w:rsidR="00145CD6" w:rsidRDefault="00145CD6" w:rsidP="005A59C1">
      <w:pPr>
        <w:spacing w:after="0"/>
      </w:pPr>
      <w:r>
        <w:t>Full Screen</w:t>
      </w:r>
    </w:p>
    <w:p w:rsidR="00145CD6" w:rsidRDefault="00145CD6" w:rsidP="005A59C1">
      <w:pPr>
        <w:spacing w:after="0"/>
      </w:pPr>
      <w:r>
        <w:rPr>
          <w:noProof/>
          <w:lang w:eastAsia="en-GB"/>
        </w:rPr>
        <w:drawing>
          <wp:inline distT="0" distB="0" distL="0" distR="0" wp14:anchorId="6D2B7721" wp14:editId="195B23D8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5CD6" w:rsidRDefault="00145CD6" w:rsidP="005A59C1">
      <w:pPr>
        <w:spacing w:after="0"/>
      </w:pPr>
      <w:r>
        <w:t>Half Screen</w:t>
      </w:r>
    </w:p>
    <w:p w:rsidR="00145CD6" w:rsidRDefault="00145CD6" w:rsidP="005A59C1">
      <w:pPr>
        <w:spacing w:after="0"/>
      </w:pPr>
      <w:r>
        <w:rPr>
          <w:noProof/>
          <w:lang w:eastAsia="en-GB"/>
        </w:rPr>
        <w:drawing>
          <wp:inline distT="0" distB="0" distL="0" distR="0" wp14:anchorId="17B6C991" wp14:editId="66EEDA4F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59C1" w:rsidRDefault="005A59C1" w:rsidP="005A59C1">
      <w:pPr>
        <w:spacing w:after="0"/>
      </w:pPr>
    </w:p>
    <w:p w:rsidR="005A59C1" w:rsidRDefault="006A39C1" w:rsidP="005A59C1">
      <w:pPr>
        <w:spacing w:after="0"/>
      </w:pPr>
      <w:ins w:id="0" w:author="Dave Mear" w:date="2013-11-06T13:41:00Z">
        <w:r>
          <w:t>Yes, but I think it would be wrong. I deliberately chose to do it this way.</w:t>
        </w:r>
      </w:ins>
    </w:p>
    <w:p w:rsidR="00145CD6" w:rsidRDefault="00145CD6" w:rsidP="005A59C1">
      <w:pPr>
        <w:spacing w:after="0"/>
      </w:pPr>
    </w:p>
    <w:p w:rsidR="00145CD6" w:rsidRDefault="00145CD6" w:rsidP="005A59C1">
      <w:pPr>
        <w:spacing w:after="0"/>
      </w:pPr>
    </w:p>
    <w:p w:rsidR="000A442B" w:rsidRDefault="000A442B" w:rsidP="005A59C1">
      <w:pPr>
        <w:spacing w:after="0"/>
      </w:pPr>
    </w:p>
    <w:p w:rsidR="000A442B" w:rsidRDefault="000A442B" w:rsidP="005A59C1">
      <w:pPr>
        <w:spacing w:after="0"/>
      </w:pPr>
    </w:p>
    <w:p w:rsidR="005A59C1" w:rsidRDefault="00145CD6" w:rsidP="005A59C1">
      <w:pPr>
        <w:spacing w:after="0"/>
      </w:pPr>
      <w:r>
        <w:rPr>
          <w:noProof/>
          <w:lang w:eastAsia="en-GB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255181</wp:posOffset>
                </wp:positionH>
                <wp:positionV relativeFrom="paragraph">
                  <wp:posOffset>180753</wp:posOffset>
                </wp:positionV>
                <wp:extent cx="1158698" cy="850605"/>
                <wp:effectExtent l="38100" t="0" r="22860" b="64135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58698" cy="8506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type w14:anchorId="50CE326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20.1pt;margin-top:14.25pt;width:91.25pt;height:67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" strokecolor="black [3200]" strokeweight="1.5pt">
                <v:stroke endarrow="block" joinstyle="miter"/>
              </v:shape>
            </w:pict>
          </mc:Fallback>
        </mc:AlternateContent>
      </w:r>
      <w:r>
        <w:t>AR -</w:t>
      </w:r>
      <w:r w:rsidR="005A59C1">
        <w:t xml:space="preserve"> Double-</w:t>
      </w:r>
      <w:r>
        <w:t xml:space="preserve">clicking a block in the </w:t>
      </w:r>
      <w:r w:rsidR="005A59C1">
        <w:t>Tree should bring up the same window as clicking the Select Box.</w:t>
      </w:r>
    </w:p>
    <w:p w:rsidR="000A442B" w:rsidRDefault="000A442B" w:rsidP="005A59C1">
      <w:pPr>
        <w:spacing w:after="0"/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A3E9A70" wp14:editId="2EB79B59">
                <wp:simplePos x="0" y="0"/>
                <wp:positionH relativeFrom="column">
                  <wp:posOffset>5071730</wp:posOffset>
                </wp:positionH>
                <wp:positionV relativeFrom="paragraph">
                  <wp:posOffset>7235</wp:posOffset>
                </wp:positionV>
                <wp:extent cx="127473" cy="1350335"/>
                <wp:effectExtent l="38100" t="0" r="25400" b="5969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7473" cy="13503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3E7355F3" id="Straight Arrow Connector 5" o:spid="_x0000_s1026" type="#_x0000_t32" style="position:absolute;margin-left:399.35pt;margin-top:.55pt;width:10.05pt;height:106.35pt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" strokecolor="black [3200]" strokeweight="1.5pt">
                <v:stroke endarrow="block" joinstyle="miter"/>
              </v:shape>
            </w:pict>
          </mc:Fallback>
        </mc:AlternateContent>
      </w:r>
    </w:p>
    <w:p w:rsidR="00145CD6" w:rsidRDefault="00145CD6" w:rsidP="005A59C1">
      <w:pPr>
        <w:spacing w:after="0"/>
      </w:pPr>
      <w:r>
        <w:rPr>
          <w:noProof/>
          <w:lang w:eastAsia="en-GB"/>
        </w:rPr>
        <w:drawing>
          <wp:inline distT="0" distB="0" distL="0" distR="0" wp14:anchorId="066F25B3" wp14:editId="7105FEC5">
            <wp:extent cx="5731510" cy="1307805"/>
            <wp:effectExtent l="0" t="0" r="254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59434"/>
                    <a:stretch/>
                  </pic:blipFill>
                  <pic:spPr bwMode="auto">
                    <a:xfrm>
                      <a:off x="0" y="0"/>
                      <a:ext cx="5731510" cy="13078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A59C1" w:rsidRDefault="005A59C1" w:rsidP="005A59C1">
      <w:pPr>
        <w:spacing w:after="0"/>
      </w:pPr>
    </w:p>
    <w:p w:rsidR="000A442B" w:rsidRDefault="00706B2F" w:rsidP="00706B2F">
      <w:pPr>
        <w:spacing w:after="0"/>
        <w:rPr>
          <w:ins w:id="1" w:author="Dave Mear" w:date="2013-11-06T13:43:00Z"/>
        </w:rPr>
      </w:pPr>
      <w:ins w:id="2" w:author="Dave Mear" w:date="2013-11-06T13:52:00Z">
        <w:r>
          <w:t>No, Sorry.</w:t>
        </w:r>
      </w:ins>
      <w:ins w:id="3" w:author="Dave Mear" w:date="2013-11-07T10:26:00Z">
        <w:r w:rsidR="00692557">
          <w:t xml:space="preserve"> Double clicking expands/contracts tree</w:t>
        </w:r>
      </w:ins>
      <w:bookmarkStart w:id="4" w:name="_GoBack"/>
      <w:bookmarkEnd w:id="4"/>
    </w:p>
    <w:p w:rsidR="006A39C1" w:rsidRDefault="006A39C1" w:rsidP="005A59C1">
      <w:pPr>
        <w:spacing w:after="0"/>
      </w:pPr>
    </w:p>
    <w:p w:rsidR="005A59C1" w:rsidRDefault="00145CD6" w:rsidP="005A59C1">
      <w:pPr>
        <w:spacing w:after="0"/>
      </w:pPr>
      <w:r>
        <w:t>AR -</w:t>
      </w:r>
      <w:r w:rsidR="005A59C1">
        <w:t xml:space="preserve"> Clicking a Device in Device Summary</w:t>
      </w:r>
      <w:r w:rsidR="00C6669E">
        <w:t>, anywhere but the Name Box,</w:t>
      </w:r>
      <w:r w:rsidR="005A59C1">
        <w:t xml:space="preserve"> should bring up the Device Properties Pane from the Devices Tab.</w:t>
      </w:r>
    </w:p>
    <w:p w:rsidR="000A442B" w:rsidRDefault="000A442B" w:rsidP="005A59C1">
      <w:pPr>
        <w:spacing w:after="0"/>
      </w:pPr>
    </w:p>
    <w:p w:rsidR="00C6669E" w:rsidRDefault="00C6669E" w:rsidP="005A59C1">
      <w:pPr>
        <w:spacing w:after="0"/>
      </w:pPr>
      <w:r>
        <w:rPr>
          <w:noProof/>
          <w:lang w:eastAsia="en-GB"/>
        </w:rPr>
        <w:drawing>
          <wp:inline distT="0" distB="0" distL="0" distR="0">
            <wp:extent cx="5730875" cy="3232150"/>
            <wp:effectExtent l="0" t="0" r="3175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23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59C1" w:rsidRDefault="005A59C1" w:rsidP="005A59C1">
      <w:pPr>
        <w:spacing w:after="0"/>
      </w:pPr>
    </w:p>
    <w:p w:rsidR="00C6669E" w:rsidRDefault="00C6669E">
      <w:r>
        <w:br w:type="page"/>
      </w:r>
    </w:p>
    <w:p w:rsidR="00145CD6" w:rsidRDefault="00145CD6" w:rsidP="005A59C1">
      <w:pPr>
        <w:spacing w:after="0"/>
      </w:pPr>
      <w:r>
        <w:lastRenderedPageBreak/>
        <w:t xml:space="preserve">JG – Can the height of the Loop Fitted Table </w:t>
      </w:r>
      <w:proofErr w:type="gramStart"/>
      <w:r>
        <w:t>be</w:t>
      </w:r>
      <w:proofErr w:type="gramEnd"/>
      <w:r>
        <w:t xml:space="preserve"> increased so all 10 Loops fit without the need for a Scroll Bar? There is plenty of space.</w:t>
      </w:r>
    </w:p>
    <w:p w:rsidR="00C6669E" w:rsidRDefault="00C6669E" w:rsidP="005A59C1">
      <w:pPr>
        <w:spacing w:after="0"/>
      </w:pPr>
    </w:p>
    <w:p w:rsidR="00C6669E" w:rsidRDefault="00C6669E" w:rsidP="005A59C1">
      <w:pPr>
        <w:spacing w:after="0"/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584791</wp:posOffset>
                </wp:positionH>
                <wp:positionV relativeFrom="paragraph">
                  <wp:posOffset>1617227</wp:posOffset>
                </wp:positionV>
                <wp:extent cx="0" cy="244549"/>
                <wp:effectExtent l="76200" t="0" r="57150" b="60325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454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7A0C2DA6" id="Straight Arrow Connector 8" o:spid="_x0000_s1026" type="#_x0000_t32" style="position:absolute;margin-left:46.05pt;margin-top:127.35pt;width:0;height:19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  <w:lang w:eastAsia="en-GB"/>
        </w:rPr>
        <w:drawing>
          <wp:inline distT="0" distB="0" distL="0" distR="0" wp14:anchorId="07D3A49A" wp14:editId="6E1C9F08">
            <wp:extent cx="5731510" cy="322389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5CD6" w:rsidRDefault="006A39C1" w:rsidP="005A59C1">
      <w:pPr>
        <w:spacing w:after="0"/>
        <w:rPr>
          <w:ins w:id="5" w:author="Dave Mear" w:date="2013-11-06T13:44:00Z"/>
        </w:rPr>
      </w:pPr>
      <w:ins w:id="6" w:author="Dave Mear" w:date="2013-11-06T13:44:00Z">
        <w:r>
          <w:t>Good idea and easy!</w:t>
        </w:r>
      </w:ins>
    </w:p>
    <w:p w:rsidR="006A39C1" w:rsidRDefault="006A39C1" w:rsidP="005A59C1">
      <w:pPr>
        <w:spacing w:after="0"/>
      </w:pPr>
    </w:p>
    <w:p w:rsidR="00145CD6" w:rsidRDefault="00145CD6" w:rsidP="005A59C1">
      <w:pPr>
        <w:spacing w:after="0"/>
      </w:pPr>
      <w:r>
        <w:t>JG – Changing a Node Name causes the Node numbers to disappear. Is this intentional?</w:t>
      </w:r>
    </w:p>
    <w:p w:rsidR="00C6669E" w:rsidRDefault="00C6669E" w:rsidP="005A59C1">
      <w:pPr>
        <w:spacing w:after="0"/>
      </w:pPr>
    </w:p>
    <w:p w:rsidR="000A442B" w:rsidRDefault="000A442B" w:rsidP="005A59C1">
      <w:pPr>
        <w:spacing w:after="0"/>
      </w:pPr>
      <w:r>
        <w:t>Before</w:t>
      </w:r>
      <w:r>
        <w:tab/>
      </w:r>
      <w:r>
        <w:tab/>
      </w:r>
      <w:r>
        <w:tab/>
      </w:r>
      <w:r>
        <w:tab/>
      </w:r>
      <w:r>
        <w:tab/>
      </w:r>
      <w:r>
        <w:tab/>
        <w:t>After</w:t>
      </w:r>
    </w:p>
    <w:p w:rsidR="00C6669E" w:rsidRDefault="00C6669E" w:rsidP="005A59C1">
      <w:pPr>
        <w:spacing w:after="0"/>
      </w:pPr>
      <w:r>
        <w:rPr>
          <w:noProof/>
          <w:lang w:eastAsia="en-GB"/>
        </w:rPr>
        <w:drawing>
          <wp:inline distT="0" distB="0" distL="0" distR="0" wp14:anchorId="0C4D4BFC" wp14:editId="27EF885B">
            <wp:extent cx="2583712" cy="867410"/>
            <wp:effectExtent l="0" t="0" r="762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85" t="9902" r="87671" b="82850"/>
                    <a:stretch/>
                  </pic:blipFill>
                  <pic:spPr bwMode="auto">
                    <a:xfrm>
                      <a:off x="0" y="0"/>
                      <a:ext cx="2637638" cy="8855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A442B">
        <w:t xml:space="preserve">      </w:t>
      </w:r>
      <w:r w:rsidR="000A442B">
        <w:rPr>
          <w:noProof/>
          <w:lang w:eastAsia="en-GB"/>
        </w:rPr>
        <w:drawing>
          <wp:inline distT="0" distB="0" distL="0" distR="0" wp14:anchorId="5DD8B34A" wp14:editId="5D630F19">
            <wp:extent cx="2379742" cy="722172"/>
            <wp:effectExtent l="0" t="0" r="1905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334" t="10065" r="87191" b="83205"/>
                    <a:stretch/>
                  </pic:blipFill>
                  <pic:spPr bwMode="auto">
                    <a:xfrm>
                      <a:off x="0" y="0"/>
                      <a:ext cx="2420990" cy="7346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6669E" w:rsidRDefault="00C6669E" w:rsidP="005A59C1">
      <w:pPr>
        <w:spacing w:after="0"/>
      </w:pPr>
    </w:p>
    <w:p w:rsidR="006A39C1" w:rsidRDefault="006A39C1" w:rsidP="005A59C1">
      <w:pPr>
        <w:spacing w:after="0"/>
        <w:rPr>
          <w:ins w:id="7" w:author="Dave Mear" w:date="2013-11-06T13:45:00Z"/>
        </w:rPr>
      </w:pPr>
      <w:ins w:id="8" w:author="Dave Mear" w:date="2013-11-06T13:44:00Z">
        <w:r>
          <w:t>I’ll look into it, but, no</w:t>
        </w:r>
      </w:ins>
      <w:ins w:id="9" w:author="Dave Mear" w:date="2013-11-06T13:45:00Z">
        <w:r>
          <w:t>, it is not intentional.</w:t>
        </w:r>
      </w:ins>
    </w:p>
    <w:p w:rsidR="006A39C1" w:rsidRDefault="006A39C1" w:rsidP="005A59C1">
      <w:pPr>
        <w:spacing w:after="0"/>
        <w:rPr>
          <w:ins w:id="10" w:author="Dave Mear" w:date="2013-11-06T13:44:00Z"/>
        </w:rPr>
      </w:pPr>
    </w:p>
    <w:p w:rsidR="00145CD6" w:rsidRDefault="00145CD6" w:rsidP="005A59C1">
      <w:pPr>
        <w:spacing w:after="0"/>
      </w:pPr>
      <w:r>
        <w:t xml:space="preserve">JG – Can the top two rows of the Summary pages be merged into one? </w:t>
      </w:r>
      <w:proofErr w:type="gramStart"/>
      <w:r>
        <w:t>Seems odd to have two in place one.</w:t>
      </w:r>
      <w:proofErr w:type="gramEnd"/>
    </w:p>
    <w:p w:rsidR="00145CD6" w:rsidRDefault="00145CD6" w:rsidP="005A59C1">
      <w:pPr>
        <w:spacing w:after="0"/>
        <w:rPr>
          <w:ins w:id="11" w:author="Dave Mear" w:date="2013-11-06T13:45:00Z"/>
        </w:rPr>
      </w:pPr>
    </w:p>
    <w:p w:rsidR="006A39C1" w:rsidRDefault="006A39C1" w:rsidP="005A59C1">
      <w:pPr>
        <w:spacing w:after="0"/>
      </w:pPr>
      <w:proofErr w:type="gramStart"/>
      <w:ins w:id="12" w:author="Dave Mear" w:date="2013-11-06T13:45:00Z">
        <w:r>
          <w:t>No, at least not without an excessive amount of work.</w:t>
        </w:r>
      </w:ins>
      <w:proofErr w:type="gramEnd"/>
    </w:p>
    <w:p w:rsidR="000A442B" w:rsidRDefault="000A442B" w:rsidP="005A59C1">
      <w:pPr>
        <w:spacing w:after="0"/>
      </w:pPr>
      <w:r>
        <w:rPr>
          <w:noProof/>
          <w:lang w:eastAsia="en-GB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949A602" wp14:editId="49729C21">
                <wp:simplePos x="0" y="0"/>
                <wp:positionH relativeFrom="column">
                  <wp:posOffset>2689609</wp:posOffset>
                </wp:positionH>
                <wp:positionV relativeFrom="paragraph">
                  <wp:posOffset>408630</wp:posOffset>
                </wp:positionV>
                <wp:extent cx="1382233" cy="0"/>
                <wp:effectExtent l="38100" t="76200" r="0" b="9525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82233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1AA54AA4" id="Straight Arrow Connector 13" o:spid="_x0000_s1026" type="#_x0000_t32" style="position:absolute;margin-left:211.8pt;margin-top:32.2pt;width:108.85pt;height:0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B4C0A35" wp14:editId="1F3063A7">
                <wp:simplePos x="0" y="0"/>
                <wp:positionH relativeFrom="column">
                  <wp:posOffset>2682521</wp:posOffset>
                </wp:positionH>
                <wp:positionV relativeFrom="paragraph">
                  <wp:posOffset>273951</wp:posOffset>
                </wp:positionV>
                <wp:extent cx="1382233" cy="0"/>
                <wp:effectExtent l="38100" t="76200" r="0" b="9525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82233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504A2DD5" id="Straight Arrow Connector 14" o:spid="_x0000_s1026" type="#_x0000_t32" style="position:absolute;margin-left:211.2pt;margin-top:21.55pt;width:108.85pt;height:0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  <w:lang w:eastAsia="en-GB"/>
        </w:rPr>
        <w:drawing>
          <wp:inline distT="0" distB="0" distL="0" distR="0" wp14:anchorId="772EDAF5" wp14:editId="6A7A72EF">
            <wp:extent cx="3009014" cy="2613744"/>
            <wp:effectExtent l="0" t="0" r="127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17153" r="63269" b="26124"/>
                    <a:stretch/>
                  </pic:blipFill>
                  <pic:spPr bwMode="auto">
                    <a:xfrm>
                      <a:off x="0" y="0"/>
                      <a:ext cx="3027229" cy="26295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45CD6" w:rsidRDefault="00145CD6" w:rsidP="005A59C1">
      <w:pPr>
        <w:spacing w:after="0"/>
        <w:rPr>
          <w:ins w:id="13" w:author="Dave Mear" w:date="2013-11-06T13:46:00Z"/>
        </w:rPr>
      </w:pPr>
      <w:r>
        <w:t>JG – Why doesn’t scrolling seem to work in places it would be useful?</w:t>
      </w:r>
    </w:p>
    <w:p w:rsidR="006A39C1" w:rsidRDefault="006A39C1" w:rsidP="005A59C1">
      <w:pPr>
        <w:spacing w:after="0"/>
        <w:rPr>
          <w:ins w:id="14" w:author="Dave Mear" w:date="2013-11-06T13:46:00Z"/>
        </w:rPr>
      </w:pPr>
    </w:p>
    <w:p w:rsidR="006A39C1" w:rsidRDefault="006A39C1" w:rsidP="005A59C1">
      <w:pPr>
        <w:spacing w:after="0"/>
      </w:pPr>
      <w:ins w:id="15" w:author="Dave Mear" w:date="2013-11-06T13:46:00Z">
        <w:r>
          <w:t>??? Please explain.</w:t>
        </w:r>
      </w:ins>
    </w:p>
    <w:p w:rsidR="00145CD6" w:rsidRDefault="00145CD6" w:rsidP="005A59C1">
      <w:pPr>
        <w:spacing w:after="0"/>
      </w:pPr>
    </w:p>
    <w:p w:rsidR="00145CD6" w:rsidRDefault="00145CD6" w:rsidP="005A59C1">
      <w:pPr>
        <w:spacing w:after="0"/>
        <w:rPr>
          <w:ins w:id="16" w:author="Dave Mear" w:date="2013-11-06T13:46:00Z"/>
        </w:rPr>
      </w:pPr>
      <w:r>
        <w:t>JG – Undo/Redo buttons only occasionally work, most of the time provides a series of error messages.</w:t>
      </w:r>
    </w:p>
    <w:p w:rsidR="006A39C1" w:rsidRDefault="006A39C1" w:rsidP="005A59C1">
      <w:pPr>
        <w:spacing w:after="0"/>
        <w:rPr>
          <w:ins w:id="17" w:author="Dave Mear" w:date="2013-11-06T13:46:00Z"/>
        </w:rPr>
      </w:pPr>
    </w:p>
    <w:p w:rsidR="006A39C1" w:rsidRDefault="006A39C1" w:rsidP="005A59C1">
      <w:pPr>
        <w:spacing w:after="0"/>
        <w:rPr>
          <w:ins w:id="18" w:author="Dave Mear" w:date="2013-11-06T13:46:00Z"/>
        </w:rPr>
      </w:pPr>
      <w:ins w:id="19" w:author="Dave Mear" w:date="2013-11-06T13:46:00Z">
        <w:r>
          <w:t>Please give concrete examples. I will fix one by on.</w:t>
        </w:r>
      </w:ins>
    </w:p>
    <w:p w:rsidR="006A39C1" w:rsidRDefault="006A39C1" w:rsidP="005A59C1">
      <w:pPr>
        <w:spacing w:after="0"/>
      </w:pPr>
    </w:p>
    <w:p w:rsidR="000A442B" w:rsidRDefault="00145CD6" w:rsidP="000A442B">
      <w:pPr>
        <w:spacing w:after="0"/>
      </w:pPr>
      <w:r>
        <w:t>Also the Undo/Redo options in the Edit menu do not work nor do the keyboard shortcuts.</w:t>
      </w:r>
      <w:r w:rsidR="000A442B" w:rsidRPr="000A442B">
        <w:t xml:space="preserve"> </w:t>
      </w:r>
    </w:p>
    <w:p w:rsidR="000A442B" w:rsidRDefault="000A442B" w:rsidP="000A442B">
      <w:pPr>
        <w:spacing w:after="0"/>
        <w:rPr>
          <w:ins w:id="20" w:author="Dave Mear" w:date="2013-11-06T13:47:00Z"/>
        </w:rPr>
      </w:pPr>
    </w:p>
    <w:p w:rsidR="006A39C1" w:rsidRDefault="006A39C1" w:rsidP="000A442B">
      <w:pPr>
        <w:spacing w:after="0"/>
        <w:rPr>
          <w:ins w:id="21" w:author="Dave Mear" w:date="2013-11-06T13:47:00Z"/>
        </w:rPr>
      </w:pPr>
      <w:ins w:id="22" w:author="Dave Mear" w:date="2013-11-06T13:47:00Z">
        <w:r>
          <w:t>OK. I will sort.</w:t>
        </w:r>
      </w:ins>
    </w:p>
    <w:p w:rsidR="006A39C1" w:rsidRDefault="006A39C1" w:rsidP="000A442B">
      <w:pPr>
        <w:spacing w:after="0"/>
      </w:pPr>
    </w:p>
    <w:p w:rsidR="000A442B" w:rsidRDefault="000A442B" w:rsidP="000A442B">
      <w:pPr>
        <w:spacing w:after="0"/>
      </w:pPr>
      <w:r>
        <w:t>IF - Is it possible to display tooltips when hovering over Icons/Menus/Tabs where some ambiguity may arise?</w:t>
      </w:r>
    </w:p>
    <w:p w:rsidR="00145CD6" w:rsidRDefault="00145CD6" w:rsidP="005A59C1">
      <w:pPr>
        <w:spacing w:after="0"/>
        <w:rPr>
          <w:ins w:id="23" w:author="Dave Mear" w:date="2013-11-06T13:47:00Z"/>
        </w:rPr>
      </w:pPr>
    </w:p>
    <w:p w:rsidR="006A39C1" w:rsidRDefault="006A39C1" w:rsidP="005A59C1">
      <w:pPr>
        <w:spacing w:after="0"/>
        <w:rPr>
          <w:ins w:id="24" w:author="Dave Mear" w:date="2013-11-06T13:47:00Z"/>
        </w:rPr>
      </w:pPr>
      <w:ins w:id="25" w:author="Dave Mear" w:date="2013-11-06T13:47:00Z">
        <w:r>
          <w:t>Probably – it depends on specific options. Again, please be specific.</w:t>
        </w:r>
      </w:ins>
    </w:p>
    <w:p w:rsidR="006A39C1" w:rsidRDefault="006A39C1" w:rsidP="005A59C1">
      <w:pPr>
        <w:spacing w:after="0"/>
        <w:rPr>
          <w:ins w:id="26" w:author="Dave Mear" w:date="2013-11-06T13:48:00Z"/>
        </w:rPr>
      </w:pPr>
    </w:p>
    <w:p w:rsidR="006A39C1" w:rsidRDefault="006A39C1" w:rsidP="005A59C1">
      <w:pPr>
        <w:spacing w:after="0"/>
        <w:rPr>
          <w:ins w:id="27" w:author="Dave Mear" w:date="2013-11-06T13:48:00Z"/>
        </w:rPr>
      </w:pPr>
    </w:p>
    <w:p w:rsidR="006A39C1" w:rsidRDefault="006A39C1" w:rsidP="005A59C1">
      <w:pPr>
        <w:spacing w:after="0"/>
      </w:pPr>
      <w:ins w:id="28" w:author="Dave Mear" w:date="2013-11-06T13:48:00Z">
        <w:r>
          <w:t xml:space="preserve">As a general comment, woolly, </w:t>
        </w:r>
        <w:proofErr w:type="spellStart"/>
        <w:r>
          <w:t>ambigious</w:t>
        </w:r>
        <w:proofErr w:type="spellEnd"/>
        <w:r>
          <w:t xml:space="preserve"> requests will be ignored. I need specific, unambiguous requests now.</w:t>
        </w:r>
      </w:ins>
    </w:p>
    <w:sectPr w:rsidR="006A39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89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59C1"/>
    <w:rsid w:val="000A442B"/>
    <w:rsid w:val="00145CD6"/>
    <w:rsid w:val="005A59C1"/>
    <w:rsid w:val="00692557"/>
    <w:rsid w:val="006A39C1"/>
    <w:rsid w:val="00706B2F"/>
    <w:rsid w:val="0071053E"/>
    <w:rsid w:val="00C6669E"/>
    <w:rsid w:val="00CE0966"/>
    <w:rsid w:val="00F60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A39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39C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A39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39C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4</Pages>
  <Words>255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1706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Jamie Gough</dc:creator>
  <cp:lastModifiedBy>Dave Mear</cp:lastModifiedBy>
  <cp:revision>3</cp:revision>
  <dcterms:created xsi:type="dcterms:W3CDTF">2013-11-06T14:02:00Z</dcterms:created>
  <dcterms:modified xsi:type="dcterms:W3CDTF">2013-11-07T10:26:00Z</dcterms:modified>
</cp:coreProperties>
</file>